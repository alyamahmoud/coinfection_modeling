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45962" w14:textId="77777777"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bookmarkStart w:id="0" w:name="_gjdgxs" w:colFirst="0" w:colLast="0"/>
      <w:bookmarkEnd w:id="0"/>
      <w:r w:rsidRPr="00580022">
        <w:rPr>
          <w:rFonts w:ascii="Arial" w:eastAsia="Arial" w:hAnsi="Arial" w:cs="Arial"/>
          <w:b/>
          <w:sz w:val="22"/>
          <w:szCs w:val="22"/>
        </w:rPr>
        <w:t>SUPPORTING INFORMATION</w:t>
      </w:r>
    </w:p>
    <w:p w14:paraId="5965EFAC" w14:textId="77777777" w:rsidR="0032466F" w:rsidRPr="00580022" w:rsidRDefault="006F2E59" w:rsidP="001E06A4">
      <w:pPr>
        <w:spacing w:line="276" w:lineRule="auto"/>
        <w:jc w:val="both"/>
        <w:rPr>
          <w:rFonts w:ascii="Arial" w:eastAsia="Arial" w:hAnsi="Arial" w:cs="Arial"/>
          <w:b/>
          <w:sz w:val="22"/>
          <w:szCs w:val="22"/>
        </w:rPr>
      </w:pPr>
      <w:r w:rsidRPr="00580022">
        <w:rPr>
          <w:rFonts w:ascii="Arial" w:eastAsia="Arial" w:hAnsi="Arial" w:cs="Arial"/>
          <w:b/>
          <w:sz w:val="22"/>
          <w:szCs w:val="22"/>
        </w:rPr>
        <w:t xml:space="preserve">Integrated metabolic modeling, culturing and transcriptomics identify variations in </w:t>
      </w:r>
      <w:r w:rsidRPr="00580022">
        <w:rPr>
          <w:rFonts w:ascii="Arial" w:eastAsia="Arial" w:hAnsi="Arial" w:cs="Arial"/>
          <w:b/>
          <w:i/>
          <w:sz w:val="22"/>
          <w:szCs w:val="22"/>
        </w:rPr>
        <w:t>V. cholerae</w:t>
      </w:r>
      <w:r w:rsidRPr="00580022">
        <w:rPr>
          <w:rFonts w:ascii="Arial" w:eastAsia="Arial" w:hAnsi="Arial" w:cs="Arial"/>
          <w:b/>
          <w:sz w:val="22"/>
          <w:szCs w:val="22"/>
        </w:rPr>
        <w:t xml:space="preserve"> essential genome</w:t>
      </w:r>
    </w:p>
    <w:p w14:paraId="36A8890E" w14:textId="77777777" w:rsidR="0032466F" w:rsidRPr="00580022" w:rsidRDefault="0032466F" w:rsidP="001E06A4">
      <w:pPr>
        <w:spacing w:line="276" w:lineRule="auto"/>
        <w:jc w:val="both"/>
        <w:rPr>
          <w:rFonts w:ascii="Arial" w:eastAsia="Arial" w:hAnsi="Arial" w:cs="Arial"/>
          <w:b/>
          <w:sz w:val="22"/>
          <w:szCs w:val="22"/>
        </w:rPr>
      </w:pPr>
    </w:p>
    <w:p w14:paraId="7A9EA351" w14:textId="4D934C01" w:rsidR="0032466F" w:rsidRPr="00580022" w:rsidRDefault="006F2E59" w:rsidP="001E06A4">
      <w:pPr>
        <w:spacing w:line="276" w:lineRule="auto"/>
        <w:jc w:val="both"/>
        <w:rPr>
          <w:rFonts w:ascii="Arial" w:eastAsia="Arial" w:hAnsi="Arial" w:cs="Arial"/>
          <w:sz w:val="22"/>
          <w:szCs w:val="22"/>
        </w:rPr>
      </w:pPr>
      <w:proofErr w:type="spellStart"/>
      <w:r w:rsidRPr="00580022">
        <w:rPr>
          <w:rFonts w:ascii="Arial" w:eastAsia="Arial" w:hAnsi="Arial" w:cs="Arial"/>
          <w:sz w:val="22"/>
          <w:szCs w:val="22"/>
        </w:rPr>
        <w:t>Alyaa</w:t>
      </w:r>
      <w:proofErr w:type="spellEnd"/>
      <w:r w:rsidRPr="00580022">
        <w:rPr>
          <w:rFonts w:ascii="Arial" w:eastAsia="Arial" w:hAnsi="Arial" w:cs="Arial"/>
          <w:sz w:val="22"/>
          <w:szCs w:val="22"/>
        </w:rPr>
        <w:t xml:space="preserve"> M. Abdel-Haleem</w:t>
      </w:r>
      <w:r w:rsidRPr="00580022">
        <w:rPr>
          <w:rFonts w:ascii="Arial" w:eastAsia="Arial" w:hAnsi="Arial" w:cs="Arial"/>
          <w:sz w:val="22"/>
          <w:szCs w:val="22"/>
          <w:vertAlign w:val="superscript"/>
        </w:rPr>
        <w:t>1,2</w:t>
      </w:r>
      <w:r w:rsidRPr="00580022">
        <w:rPr>
          <w:rFonts w:ascii="Arial" w:eastAsia="Arial" w:hAnsi="Arial" w:cs="Arial"/>
          <w:sz w:val="22"/>
          <w:szCs w:val="22"/>
        </w:rPr>
        <w:t>, Vaishnavi Ravikumar</w:t>
      </w:r>
      <w:r w:rsidRPr="00580022">
        <w:rPr>
          <w:rFonts w:ascii="Arial" w:eastAsia="Arial" w:hAnsi="Arial" w:cs="Arial"/>
          <w:sz w:val="22"/>
          <w:szCs w:val="22"/>
          <w:vertAlign w:val="superscript"/>
        </w:rPr>
        <w:t>3</w:t>
      </w:r>
      <w:r w:rsidRPr="00580022">
        <w:rPr>
          <w:rFonts w:ascii="Arial" w:eastAsia="Arial" w:hAnsi="Arial" w:cs="Arial"/>
          <w:sz w:val="22"/>
          <w:szCs w:val="22"/>
        </w:rPr>
        <w:t>, </w:t>
      </w:r>
      <w:proofErr w:type="spellStart"/>
      <w:r w:rsidRPr="00580022">
        <w:rPr>
          <w:rFonts w:ascii="Arial" w:eastAsia="Arial" w:hAnsi="Arial" w:cs="Arial"/>
          <w:sz w:val="22"/>
          <w:szCs w:val="22"/>
        </w:rPr>
        <w:t>Boyang</w:t>
      </w:r>
      <w:proofErr w:type="spellEnd"/>
      <w:r w:rsidRPr="00580022">
        <w:rPr>
          <w:rFonts w:ascii="Arial" w:eastAsia="Arial" w:hAnsi="Arial" w:cs="Arial"/>
          <w:sz w:val="22"/>
          <w:szCs w:val="22"/>
        </w:rPr>
        <w:t xml:space="preserve"> Ji</w:t>
      </w:r>
      <w:r w:rsidRPr="00580022">
        <w:rPr>
          <w:rFonts w:ascii="Arial" w:eastAsia="Arial" w:hAnsi="Arial" w:cs="Arial"/>
          <w:sz w:val="22"/>
          <w:szCs w:val="22"/>
          <w:vertAlign w:val="superscript"/>
        </w:rPr>
        <w:t>4</w:t>
      </w:r>
      <w:r w:rsidRPr="00580022">
        <w:rPr>
          <w:rFonts w:ascii="Arial" w:eastAsia="Arial" w:hAnsi="Arial" w:cs="Arial"/>
          <w:sz w:val="22"/>
          <w:szCs w:val="22"/>
        </w:rPr>
        <w:t>, Katsuhiko Mineta</w:t>
      </w:r>
      <w:r w:rsidRPr="00580022">
        <w:rPr>
          <w:rFonts w:ascii="Arial" w:eastAsia="Arial" w:hAnsi="Arial" w:cs="Arial"/>
          <w:sz w:val="22"/>
          <w:szCs w:val="22"/>
          <w:vertAlign w:val="superscript"/>
        </w:rPr>
        <w:t>1</w:t>
      </w:r>
      <w:r w:rsidRPr="00580022">
        <w:rPr>
          <w:rFonts w:ascii="Arial" w:eastAsia="Arial" w:hAnsi="Arial" w:cs="Arial"/>
          <w:sz w:val="22"/>
          <w:szCs w:val="22"/>
        </w:rPr>
        <w:t>, Xin Gao</w:t>
      </w:r>
      <w:r w:rsidRPr="00580022">
        <w:rPr>
          <w:rFonts w:ascii="Arial" w:eastAsia="Arial" w:hAnsi="Arial" w:cs="Arial"/>
          <w:sz w:val="22"/>
          <w:szCs w:val="22"/>
          <w:vertAlign w:val="superscript"/>
        </w:rPr>
        <w:t>1</w:t>
      </w:r>
      <w:r w:rsidRPr="00580022">
        <w:rPr>
          <w:rFonts w:ascii="Arial" w:eastAsia="Arial" w:hAnsi="Arial" w:cs="Arial"/>
          <w:sz w:val="22"/>
          <w:szCs w:val="22"/>
        </w:rPr>
        <w:t>,</w:t>
      </w:r>
      <w:r w:rsidRPr="00580022">
        <w:rPr>
          <w:rFonts w:ascii="Arial" w:eastAsia="Arial" w:hAnsi="Arial" w:cs="Arial"/>
          <w:sz w:val="22"/>
          <w:szCs w:val="22"/>
          <w:vertAlign w:val="superscript"/>
        </w:rPr>
        <w:t xml:space="preserve"> </w:t>
      </w:r>
      <w:r w:rsidRPr="00580022">
        <w:rPr>
          <w:rFonts w:ascii="Arial" w:eastAsia="Arial" w:hAnsi="Arial" w:cs="Arial"/>
          <w:sz w:val="22"/>
          <w:szCs w:val="22"/>
        </w:rPr>
        <w:t>Jens Nielsen</w:t>
      </w:r>
      <w:r w:rsidRPr="00580022">
        <w:rPr>
          <w:rFonts w:ascii="Arial" w:eastAsia="Arial" w:hAnsi="Arial" w:cs="Arial"/>
          <w:sz w:val="22"/>
          <w:szCs w:val="22"/>
          <w:vertAlign w:val="superscript"/>
        </w:rPr>
        <w:t>3,4</w:t>
      </w:r>
      <w:r w:rsidRPr="00580022">
        <w:rPr>
          <w:rFonts w:ascii="Arial" w:eastAsia="Arial" w:hAnsi="Arial" w:cs="Arial"/>
          <w:sz w:val="22"/>
          <w:szCs w:val="22"/>
        </w:rPr>
        <w:t>, Takashi Gojobori*</w:t>
      </w:r>
      <w:r w:rsidRPr="00580022">
        <w:rPr>
          <w:rFonts w:ascii="Arial" w:eastAsia="Arial" w:hAnsi="Arial" w:cs="Arial"/>
          <w:sz w:val="22"/>
          <w:szCs w:val="22"/>
          <w:vertAlign w:val="superscript"/>
        </w:rPr>
        <w:t>1,2</w:t>
      </w:r>
      <w:r w:rsidRPr="00580022">
        <w:rPr>
          <w:rFonts w:ascii="Arial" w:eastAsia="Arial" w:hAnsi="Arial" w:cs="Arial"/>
          <w:sz w:val="22"/>
          <w:szCs w:val="22"/>
        </w:rPr>
        <w:t>, and Ivan Mijakovic*</w:t>
      </w:r>
      <w:r w:rsidR="00AA72DF" w:rsidRPr="00580022">
        <w:rPr>
          <w:rFonts w:ascii="Arial" w:hAnsi="Arial" w:cs="Arial"/>
          <w:vertAlign w:val="superscript"/>
        </w:rPr>
        <w:t>§</w:t>
      </w:r>
      <w:r w:rsidRPr="00580022">
        <w:rPr>
          <w:rFonts w:ascii="Arial" w:eastAsia="Arial" w:hAnsi="Arial" w:cs="Arial"/>
          <w:sz w:val="22"/>
          <w:szCs w:val="22"/>
          <w:vertAlign w:val="superscript"/>
        </w:rPr>
        <w:t xml:space="preserve">3,4 </w:t>
      </w:r>
    </w:p>
    <w:p w14:paraId="32EC5456" w14:textId="77777777" w:rsidR="0032466F" w:rsidRPr="00580022" w:rsidRDefault="0032466F" w:rsidP="001E06A4">
      <w:pPr>
        <w:spacing w:line="276" w:lineRule="auto"/>
        <w:jc w:val="both"/>
        <w:rPr>
          <w:rFonts w:ascii="Arial" w:eastAsia="Arial" w:hAnsi="Arial" w:cs="Arial"/>
          <w:sz w:val="22"/>
          <w:szCs w:val="22"/>
        </w:rPr>
      </w:pPr>
    </w:p>
    <w:p w14:paraId="2F6C2F1A"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1 King Abdullah University of Science and Technology (KAUST), Computational Bioscience Research Centre (CBRC), </w:t>
      </w:r>
      <w:proofErr w:type="spellStart"/>
      <w:r w:rsidRPr="00580022">
        <w:rPr>
          <w:rFonts w:ascii="Arial" w:eastAsia="Arial" w:hAnsi="Arial" w:cs="Arial"/>
          <w:sz w:val="22"/>
          <w:szCs w:val="22"/>
        </w:rPr>
        <w:t>Thuwal</w:t>
      </w:r>
      <w:proofErr w:type="spellEnd"/>
      <w:r w:rsidRPr="00580022">
        <w:rPr>
          <w:rFonts w:ascii="Arial" w:eastAsia="Arial" w:hAnsi="Arial" w:cs="Arial"/>
          <w:sz w:val="22"/>
          <w:szCs w:val="22"/>
        </w:rPr>
        <w:t>, 23955-6900, Saudi Arabia</w:t>
      </w:r>
    </w:p>
    <w:p w14:paraId="6457B356"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2 King Abdullah University of Science and Technology (KAUST), Biological and Environmental Sciences and Engineering (BESE) division, </w:t>
      </w:r>
      <w:proofErr w:type="spellStart"/>
      <w:r w:rsidRPr="00580022">
        <w:rPr>
          <w:rFonts w:ascii="Arial" w:eastAsia="Arial" w:hAnsi="Arial" w:cs="Arial"/>
          <w:sz w:val="22"/>
          <w:szCs w:val="22"/>
        </w:rPr>
        <w:t>Thuwal</w:t>
      </w:r>
      <w:proofErr w:type="spellEnd"/>
      <w:r w:rsidRPr="00580022">
        <w:rPr>
          <w:rFonts w:ascii="Arial" w:eastAsia="Arial" w:hAnsi="Arial" w:cs="Arial"/>
          <w:sz w:val="22"/>
          <w:szCs w:val="22"/>
        </w:rPr>
        <w:t>, 23955-6900, Saudi Arabia</w:t>
      </w:r>
    </w:p>
    <w:p w14:paraId="1387E19B"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3 Novo Nordisk Foundation Center for Biosustainability, Technical University of Denmark, </w:t>
      </w:r>
      <w:proofErr w:type="spellStart"/>
      <w:r w:rsidRPr="00580022">
        <w:rPr>
          <w:rFonts w:ascii="Arial" w:eastAsia="Arial" w:hAnsi="Arial" w:cs="Arial"/>
          <w:sz w:val="22"/>
          <w:szCs w:val="22"/>
        </w:rPr>
        <w:t>Kongens</w:t>
      </w:r>
      <w:proofErr w:type="spellEnd"/>
      <w:r w:rsidRPr="00580022">
        <w:rPr>
          <w:rFonts w:ascii="Arial" w:eastAsia="Arial" w:hAnsi="Arial" w:cs="Arial"/>
          <w:sz w:val="22"/>
          <w:szCs w:val="22"/>
        </w:rPr>
        <w:t xml:space="preserve"> Lyngby, Denmark</w:t>
      </w:r>
    </w:p>
    <w:p w14:paraId="5EE6B858"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4 Systems and Synthetic Biology, Department of Chemical and Biological Engineering, Chalmers University of Technology, Gothenburg, Sweden</w:t>
      </w:r>
    </w:p>
    <w:p w14:paraId="543AFB48" w14:textId="565E49D8" w:rsidR="0032466F" w:rsidRPr="00580022" w:rsidRDefault="006F2E59" w:rsidP="001E06A4">
      <w:pPr>
        <w:spacing w:line="276" w:lineRule="auto"/>
        <w:jc w:val="both"/>
        <w:rPr>
          <w:rFonts w:ascii="Arial" w:eastAsia="Arial" w:hAnsi="Arial" w:cs="Arial"/>
          <w:color w:val="0000FF"/>
          <w:sz w:val="22"/>
          <w:szCs w:val="22"/>
          <w:u w:val="single"/>
        </w:rPr>
      </w:pPr>
      <w:r w:rsidRPr="00580022">
        <w:rPr>
          <w:rFonts w:ascii="Arial" w:eastAsia="Arial" w:hAnsi="Arial" w:cs="Arial"/>
          <w:sz w:val="22"/>
          <w:szCs w:val="22"/>
        </w:rPr>
        <w:t xml:space="preserve">* Corresponding authors: </w:t>
      </w:r>
      <w:hyperlink r:id="rId5">
        <w:r w:rsidRPr="00580022">
          <w:rPr>
            <w:rFonts w:ascii="Arial" w:eastAsia="Arial" w:hAnsi="Arial" w:cs="Arial"/>
            <w:color w:val="0000FF"/>
            <w:sz w:val="22"/>
            <w:szCs w:val="22"/>
            <w:u w:val="single"/>
          </w:rPr>
          <w:t>takashi.gojobori@kaust.edu.sa</w:t>
        </w:r>
      </w:hyperlink>
      <w:r w:rsidRPr="00580022">
        <w:rPr>
          <w:rFonts w:ascii="Arial" w:eastAsia="Arial" w:hAnsi="Arial" w:cs="Arial"/>
          <w:sz w:val="22"/>
          <w:szCs w:val="22"/>
        </w:rPr>
        <w:t xml:space="preserve"> &amp; </w:t>
      </w:r>
      <w:hyperlink r:id="rId6">
        <w:r w:rsidRPr="00580022">
          <w:rPr>
            <w:rFonts w:ascii="Arial" w:eastAsia="Arial" w:hAnsi="Arial" w:cs="Arial"/>
            <w:color w:val="0000FF"/>
            <w:sz w:val="22"/>
            <w:szCs w:val="22"/>
            <w:u w:val="single"/>
          </w:rPr>
          <w:t>ivan.mijakovic@chalmers.se</w:t>
        </w:r>
      </w:hyperlink>
    </w:p>
    <w:p w14:paraId="15DEB910" w14:textId="77777777" w:rsidR="00AA72DF" w:rsidRPr="00580022" w:rsidRDefault="00AA72DF" w:rsidP="00AA72DF">
      <w:pPr>
        <w:jc w:val="both"/>
        <w:rPr>
          <w:rFonts w:ascii="Arial" w:hAnsi="Arial" w:cs="Arial"/>
        </w:rPr>
      </w:pPr>
      <w:r w:rsidRPr="00580022">
        <w:rPr>
          <w:rFonts w:ascii="Arial" w:hAnsi="Arial" w:cs="Arial"/>
          <w:vertAlign w:val="superscript"/>
        </w:rPr>
        <w:t xml:space="preserve">§ </w:t>
      </w:r>
      <w:r w:rsidRPr="00580022">
        <w:rPr>
          <w:rFonts w:ascii="Arial" w:hAnsi="Arial" w:cs="Arial"/>
        </w:rPr>
        <w:t xml:space="preserve">Lead contact: </w:t>
      </w:r>
      <w:hyperlink r:id="rId7">
        <w:r w:rsidRPr="00580022">
          <w:rPr>
            <w:rFonts w:ascii="Arial" w:hAnsi="Arial" w:cs="Arial"/>
            <w:color w:val="0000FF"/>
            <w:u w:val="single"/>
          </w:rPr>
          <w:t>ivan.mijakovic@chalmers.se</w:t>
        </w:r>
      </w:hyperlink>
    </w:p>
    <w:p w14:paraId="7A43CB64" w14:textId="77777777" w:rsidR="00AA72DF" w:rsidRPr="00580022" w:rsidRDefault="00AA72DF" w:rsidP="001E06A4">
      <w:pPr>
        <w:spacing w:line="276" w:lineRule="auto"/>
        <w:jc w:val="both"/>
        <w:rPr>
          <w:rFonts w:ascii="Arial" w:eastAsia="Arial" w:hAnsi="Arial" w:cs="Arial"/>
          <w:sz w:val="22"/>
          <w:szCs w:val="22"/>
        </w:rPr>
      </w:pPr>
    </w:p>
    <w:p w14:paraId="75C6E7E6"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b/>
          <w:color w:val="0000FF"/>
          <w:sz w:val="22"/>
          <w:szCs w:val="22"/>
        </w:rPr>
      </w:pPr>
    </w:p>
    <w:p w14:paraId="6ABB4E39" w14:textId="77777777" w:rsidR="0032466F" w:rsidRPr="00580022" w:rsidRDefault="006F2E59" w:rsidP="001E06A4">
      <w:pPr>
        <w:keepNext/>
        <w:keepLines/>
        <w:pBdr>
          <w:top w:val="nil"/>
          <w:left w:val="nil"/>
          <w:bottom w:val="nil"/>
          <w:right w:val="nil"/>
          <w:between w:val="nil"/>
        </w:pBdr>
        <w:spacing w:before="480" w:line="276" w:lineRule="auto"/>
        <w:jc w:val="both"/>
        <w:rPr>
          <w:rFonts w:ascii="Arial" w:eastAsia="Arial" w:hAnsi="Arial" w:cs="Arial"/>
          <w:b/>
          <w:color w:val="366091"/>
          <w:sz w:val="22"/>
          <w:szCs w:val="22"/>
        </w:rPr>
      </w:pPr>
      <w:r w:rsidRPr="00580022">
        <w:rPr>
          <w:rFonts w:ascii="Arial" w:eastAsia="Arial" w:hAnsi="Arial" w:cs="Arial"/>
          <w:b/>
          <w:color w:val="366091"/>
          <w:sz w:val="22"/>
          <w:szCs w:val="22"/>
        </w:rPr>
        <w:t>Table of Contents</w:t>
      </w:r>
    </w:p>
    <w:sdt>
      <w:sdtPr>
        <w:rPr>
          <w:rFonts w:ascii="Arial" w:hAnsi="Arial" w:cs="Arial"/>
        </w:rPr>
        <w:id w:val="1687028982"/>
        <w:docPartObj>
          <w:docPartGallery w:val="Table of Contents"/>
          <w:docPartUnique/>
        </w:docPartObj>
      </w:sdtPr>
      <w:sdtEndPr/>
      <w:sdtContent>
        <w:p w14:paraId="1347A416" w14:textId="23A0B573" w:rsidR="00382EAF" w:rsidRPr="00580022" w:rsidRDefault="006F2E59">
          <w:pPr>
            <w:pStyle w:val="TOC2"/>
            <w:tabs>
              <w:tab w:val="right" w:pos="9350"/>
            </w:tabs>
            <w:rPr>
              <w:rFonts w:ascii="Arial" w:eastAsiaTheme="minorEastAsia" w:hAnsi="Arial" w:cs="Arial"/>
              <w:noProof/>
            </w:rPr>
          </w:pPr>
          <w:r w:rsidRPr="00580022">
            <w:rPr>
              <w:rFonts w:ascii="Arial" w:hAnsi="Arial" w:cs="Arial"/>
            </w:rPr>
            <w:fldChar w:fldCharType="begin"/>
          </w:r>
          <w:r w:rsidRPr="00580022">
            <w:rPr>
              <w:rFonts w:ascii="Arial" w:hAnsi="Arial" w:cs="Arial"/>
            </w:rPr>
            <w:instrText xml:space="preserve"> TOC \h \u \z </w:instrText>
          </w:r>
          <w:r w:rsidRPr="00580022">
            <w:rPr>
              <w:rFonts w:ascii="Arial" w:hAnsi="Arial" w:cs="Arial"/>
            </w:rPr>
            <w:fldChar w:fldCharType="separate"/>
          </w:r>
          <w:hyperlink w:anchor="_Toc12888200" w:history="1">
            <w:r w:rsidR="00382EAF" w:rsidRPr="00580022">
              <w:rPr>
                <w:rStyle w:val="Hyperlink"/>
                <w:rFonts w:ascii="Arial" w:hAnsi="Arial" w:cs="Arial"/>
                <w:noProof/>
              </w:rPr>
              <w:t>Bacterial strains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_Toc12888200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2</w:t>
            </w:r>
            <w:r w:rsidR="00382EAF" w:rsidRPr="00580022">
              <w:rPr>
                <w:rFonts w:ascii="Arial" w:hAnsi="Arial" w:cs="Arial"/>
                <w:noProof/>
                <w:webHidden/>
              </w:rPr>
              <w:fldChar w:fldCharType="end"/>
            </w:r>
          </w:hyperlink>
        </w:p>
        <w:p w14:paraId="3E6E915F" w14:textId="64495585" w:rsidR="00382EAF" w:rsidRPr="00580022" w:rsidRDefault="000B46D9">
          <w:pPr>
            <w:pStyle w:val="TOC2"/>
            <w:tabs>
              <w:tab w:val="right" w:pos="9350"/>
            </w:tabs>
            <w:rPr>
              <w:rFonts w:ascii="Arial" w:eastAsiaTheme="minorEastAsia" w:hAnsi="Arial" w:cs="Arial"/>
              <w:noProof/>
            </w:rPr>
          </w:pPr>
          <w:hyperlink w:anchor="_Toc12888201" w:history="1">
            <w:r w:rsidR="00382EAF" w:rsidRPr="00580022">
              <w:rPr>
                <w:rStyle w:val="Hyperlink"/>
                <w:rFonts w:ascii="Arial" w:hAnsi="Arial" w:cs="Arial"/>
                <w:noProof/>
              </w:rPr>
              <w:t>Growth Curve and CFU Measurements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_Toc12888201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2</w:t>
            </w:r>
            <w:r w:rsidR="00382EAF" w:rsidRPr="00580022">
              <w:rPr>
                <w:rFonts w:ascii="Arial" w:hAnsi="Arial" w:cs="Arial"/>
                <w:noProof/>
                <w:webHidden/>
              </w:rPr>
              <w:fldChar w:fldCharType="end"/>
            </w:r>
          </w:hyperlink>
        </w:p>
        <w:p w14:paraId="32CBB7E3" w14:textId="1574B349" w:rsidR="00382EAF" w:rsidRPr="00580022" w:rsidRDefault="000B46D9">
          <w:pPr>
            <w:pStyle w:val="TOC2"/>
            <w:tabs>
              <w:tab w:val="right" w:pos="9350"/>
            </w:tabs>
            <w:rPr>
              <w:rFonts w:ascii="Arial" w:eastAsiaTheme="minorEastAsia" w:hAnsi="Arial" w:cs="Arial"/>
              <w:noProof/>
            </w:rPr>
          </w:pPr>
          <w:hyperlink w:anchor="_Toc12888202" w:history="1">
            <w:r w:rsidR="00382EAF" w:rsidRPr="00580022">
              <w:rPr>
                <w:rStyle w:val="Hyperlink"/>
                <w:rFonts w:ascii="Arial" w:hAnsi="Arial" w:cs="Arial"/>
                <w:noProof/>
              </w:rPr>
              <w:t>DNA extraction sequencing</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_Toc12888202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2</w:t>
            </w:r>
            <w:r w:rsidR="00382EAF" w:rsidRPr="00580022">
              <w:rPr>
                <w:rFonts w:ascii="Arial" w:hAnsi="Arial" w:cs="Arial"/>
                <w:noProof/>
                <w:webHidden/>
              </w:rPr>
              <w:fldChar w:fldCharType="end"/>
            </w:r>
          </w:hyperlink>
        </w:p>
        <w:p w14:paraId="4C5A5927" w14:textId="0491957E"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"_Toc12888203" </w:instrText>
          </w:r>
          <w:r>
            <w:rPr>
              <w:noProof/>
            </w:rPr>
            <w:fldChar w:fldCharType="separate"/>
          </w:r>
          <w:r w:rsidR="00382EAF" w:rsidRPr="00580022">
            <w:rPr>
              <w:rStyle w:val="Hyperlink"/>
              <w:rFonts w:ascii="Arial" w:hAnsi="Arial" w:cs="Arial"/>
              <w:noProof/>
            </w:rPr>
            <w:t>RNA extraction and sequencing</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_Toc12888203 \h </w:instrText>
          </w:r>
          <w:r w:rsidR="00382EAF" w:rsidRPr="00580022">
            <w:rPr>
              <w:rFonts w:ascii="Arial" w:hAnsi="Arial" w:cs="Arial"/>
              <w:noProof/>
              <w:webHidden/>
            </w:rPr>
          </w:r>
          <w:r w:rsidR="00382EAF" w:rsidRPr="00580022">
            <w:rPr>
              <w:rFonts w:ascii="Arial" w:hAnsi="Arial" w:cs="Arial"/>
              <w:noProof/>
              <w:webHidden/>
            </w:rPr>
            <w:fldChar w:fldCharType="separate"/>
          </w:r>
          <w:ins w:id="1" w:author="Microsoft Office User" w:date="2020-05-12T10:44:00Z">
            <w:r w:rsidR="00BA1E28">
              <w:rPr>
                <w:rFonts w:ascii="Arial" w:hAnsi="Arial" w:cs="Arial"/>
                <w:noProof/>
                <w:webHidden/>
              </w:rPr>
              <w:t>2</w:t>
            </w:r>
          </w:ins>
          <w:del w:id="2" w:author="Microsoft Office User" w:date="2020-05-12T10:44:00Z">
            <w:r w:rsidR="00382EAF" w:rsidRPr="00580022" w:rsidDel="00BA1E28">
              <w:rPr>
                <w:rFonts w:ascii="Arial" w:hAnsi="Arial" w:cs="Arial"/>
                <w:noProof/>
                <w:webHidden/>
              </w:rPr>
              <w:delText>3</w:delText>
            </w:r>
          </w:del>
          <w:r w:rsidR="00382EAF" w:rsidRPr="00580022">
            <w:rPr>
              <w:rFonts w:ascii="Arial" w:hAnsi="Arial" w:cs="Arial"/>
              <w:noProof/>
              <w:webHidden/>
            </w:rPr>
            <w:fldChar w:fldCharType="end"/>
          </w:r>
          <w:r>
            <w:rPr>
              <w:rFonts w:ascii="Arial" w:hAnsi="Arial" w:cs="Arial"/>
              <w:noProof/>
            </w:rPr>
            <w:fldChar w:fldCharType="end"/>
          </w:r>
        </w:p>
        <w:p w14:paraId="411B1744" w14:textId="60393B39"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"_Toc12888204" </w:instrText>
          </w:r>
          <w:r>
            <w:rPr>
              <w:noProof/>
            </w:rPr>
            <w:fldChar w:fldCharType="separate"/>
          </w:r>
          <w:r w:rsidR="00382EAF" w:rsidRPr="00580022">
            <w:rPr>
              <w:rStyle w:val="Hyperlink"/>
              <w:rFonts w:ascii="Arial" w:hAnsi="Arial" w:cs="Arial"/>
              <w:noProof/>
            </w:rPr>
            <w:t>Genome sequencing, assembly and annotation</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_Toc12888204 \h </w:instrText>
          </w:r>
          <w:r w:rsidR="00382EAF" w:rsidRPr="00580022">
            <w:rPr>
              <w:rFonts w:ascii="Arial" w:hAnsi="Arial" w:cs="Arial"/>
              <w:noProof/>
              <w:webHidden/>
            </w:rPr>
          </w:r>
          <w:r w:rsidR="00382EAF" w:rsidRPr="00580022">
            <w:rPr>
              <w:rFonts w:ascii="Arial" w:hAnsi="Arial" w:cs="Arial"/>
              <w:noProof/>
              <w:webHidden/>
            </w:rPr>
            <w:fldChar w:fldCharType="separate"/>
          </w:r>
          <w:ins w:id="3" w:author="Microsoft Office User" w:date="2020-05-12T10:44:00Z">
            <w:r w:rsidR="00BA1E28">
              <w:rPr>
                <w:rFonts w:ascii="Arial" w:hAnsi="Arial" w:cs="Arial"/>
                <w:noProof/>
                <w:webHidden/>
              </w:rPr>
              <w:t>2</w:t>
            </w:r>
          </w:ins>
          <w:del w:id="4" w:author="Microsoft Office User" w:date="2020-05-12T10:44:00Z">
            <w:r w:rsidR="00382EAF" w:rsidRPr="00580022" w:rsidDel="00BA1E28">
              <w:rPr>
                <w:rFonts w:ascii="Arial" w:hAnsi="Arial" w:cs="Arial"/>
                <w:noProof/>
                <w:webHidden/>
              </w:rPr>
              <w:delText>3</w:delText>
            </w:r>
          </w:del>
          <w:r w:rsidR="00382EAF" w:rsidRPr="00580022">
            <w:rPr>
              <w:rFonts w:ascii="Arial" w:hAnsi="Arial" w:cs="Arial"/>
              <w:noProof/>
              <w:webHidden/>
            </w:rPr>
            <w:fldChar w:fldCharType="end"/>
          </w:r>
          <w:r>
            <w:rPr>
              <w:rFonts w:ascii="Arial" w:hAnsi="Arial" w:cs="Arial"/>
              <w:noProof/>
            </w:rPr>
            <w:fldChar w:fldCharType="end"/>
          </w:r>
        </w:p>
        <w:p w14:paraId="47586D56" w14:textId="76259B03"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"_Toc12888205" </w:instrText>
          </w:r>
          <w:r>
            <w:rPr>
              <w:noProof/>
            </w:rPr>
            <w:fldChar w:fldCharType="separate"/>
          </w:r>
          <w:r w:rsidR="00382EAF" w:rsidRPr="00580022">
            <w:rPr>
              <w:rStyle w:val="Hyperlink"/>
              <w:rFonts w:ascii="Arial" w:hAnsi="Arial" w:cs="Arial"/>
              <w:noProof/>
            </w:rPr>
            <w:t xml:space="preserve">Assessment of the metabolic component of </w:t>
          </w:r>
          <w:r w:rsidR="00382EAF" w:rsidRPr="00580022">
            <w:rPr>
              <w:rStyle w:val="Hyperlink"/>
              <w:rFonts w:ascii="Arial" w:hAnsi="Arial" w:cs="Arial"/>
              <w:i/>
              <w:noProof/>
            </w:rPr>
            <w:t>V. cholerae</w:t>
          </w:r>
          <w:r w:rsidR="00382EAF" w:rsidRPr="00580022">
            <w:rPr>
              <w:rStyle w:val="Hyperlink"/>
              <w:rFonts w:ascii="Arial" w:hAnsi="Arial" w:cs="Arial"/>
              <w:noProof/>
            </w:rPr>
            <w:t xml:space="preserve"> essential genes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_Toc12888205 \h </w:instrText>
          </w:r>
          <w:r w:rsidR="00382EAF" w:rsidRPr="00580022">
            <w:rPr>
              <w:rFonts w:ascii="Arial" w:hAnsi="Arial" w:cs="Arial"/>
              <w:noProof/>
              <w:webHidden/>
            </w:rPr>
          </w:r>
          <w:r w:rsidR="00382EAF" w:rsidRPr="00580022">
            <w:rPr>
              <w:rFonts w:ascii="Arial" w:hAnsi="Arial" w:cs="Arial"/>
              <w:noProof/>
              <w:webHidden/>
            </w:rPr>
            <w:fldChar w:fldCharType="separate"/>
          </w:r>
          <w:ins w:id="5" w:author="Microsoft Office User" w:date="2020-05-12T10:44:00Z">
            <w:r w:rsidR="00BA1E28">
              <w:rPr>
                <w:rFonts w:ascii="Arial" w:hAnsi="Arial" w:cs="Arial"/>
                <w:noProof/>
                <w:webHidden/>
              </w:rPr>
              <w:t>4</w:t>
            </w:r>
          </w:ins>
          <w:del w:id="6" w:author="Microsoft Office User" w:date="2020-05-12T10:44:00Z">
            <w:r w:rsidR="00382EAF" w:rsidRPr="00580022" w:rsidDel="00BA1E28">
              <w:rPr>
                <w:rFonts w:ascii="Arial" w:hAnsi="Arial" w:cs="Arial"/>
                <w:noProof/>
                <w:webHidden/>
              </w:rPr>
              <w:delText>5</w:delText>
            </w:r>
          </w:del>
          <w:r w:rsidR="00382EAF" w:rsidRPr="00580022">
            <w:rPr>
              <w:rFonts w:ascii="Arial" w:hAnsi="Arial" w:cs="Arial"/>
              <w:noProof/>
              <w:webHidden/>
            </w:rPr>
            <w:fldChar w:fldCharType="end"/>
          </w:r>
          <w:r>
            <w:rPr>
              <w:rFonts w:ascii="Arial" w:hAnsi="Arial" w:cs="Arial"/>
              <w:noProof/>
            </w:rPr>
            <w:fldChar w:fldCharType="end"/>
          </w:r>
        </w:p>
        <w:p w14:paraId="266749B8" w14:textId="56A4BBFC" w:rsidR="00382EAF" w:rsidRPr="00580022" w:rsidRDefault="000B46D9">
          <w:pPr>
            <w:pStyle w:val="TOC2"/>
            <w:tabs>
              <w:tab w:val="right" w:pos="9350"/>
            </w:tabs>
            <w:rPr>
              <w:rFonts w:ascii="Arial" w:eastAsiaTheme="minorEastAsia" w:hAnsi="Arial" w:cs="Arial"/>
              <w:noProof/>
            </w:rPr>
          </w:pPr>
          <w:hyperlink w:anchor="_Toc12888206" w:history="1">
            <w:r w:rsidR="00382EAF" w:rsidRPr="00580022">
              <w:rPr>
                <w:rStyle w:val="Hyperlink"/>
                <w:rFonts w:ascii="Arial" w:hAnsi="Arial" w:cs="Arial"/>
                <w:noProof/>
              </w:rPr>
              <w:t xml:space="preserve">Reconstruction of </w:t>
            </w:r>
            <w:r w:rsidR="00382EAF" w:rsidRPr="00580022">
              <w:rPr>
                <w:rStyle w:val="Hyperlink"/>
                <w:rFonts w:ascii="Arial" w:hAnsi="Arial" w:cs="Arial"/>
                <w:i/>
                <w:noProof/>
              </w:rPr>
              <w:t>i</w:t>
            </w:r>
            <w:r w:rsidR="00382EAF" w:rsidRPr="00580022">
              <w:rPr>
                <w:rStyle w:val="Hyperlink"/>
                <w:rFonts w:ascii="Arial" w:hAnsi="Arial" w:cs="Arial"/>
                <w:noProof/>
              </w:rPr>
              <w:t>AM-Vc960 network</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_Toc12888206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5</w:t>
            </w:r>
            <w:r w:rsidR="00382EAF" w:rsidRPr="00580022">
              <w:rPr>
                <w:rFonts w:ascii="Arial" w:hAnsi="Arial" w:cs="Arial"/>
                <w:noProof/>
                <w:webHidden/>
              </w:rPr>
              <w:fldChar w:fldCharType="end"/>
            </w:r>
          </w:hyperlink>
        </w:p>
        <w:p w14:paraId="6383EAA3" w14:textId="5E829A06" w:rsidR="00382EAF" w:rsidRPr="00580022" w:rsidRDefault="000B46D9">
          <w:pPr>
            <w:pStyle w:val="TOC2"/>
            <w:tabs>
              <w:tab w:val="right" w:pos="9350"/>
            </w:tabs>
            <w:rPr>
              <w:rFonts w:ascii="Arial" w:eastAsiaTheme="minorEastAsia" w:hAnsi="Arial" w:cs="Arial"/>
              <w:noProof/>
            </w:rPr>
          </w:pPr>
          <w:hyperlink w:anchor="_Toc12888207" w:history="1">
            <w:r w:rsidR="00382EAF" w:rsidRPr="00580022">
              <w:rPr>
                <w:rStyle w:val="Hyperlink"/>
                <w:rFonts w:ascii="Arial" w:hAnsi="Arial" w:cs="Arial"/>
                <w:noProof/>
              </w:rPr>
              <w:t xml:space="preserve">Refinement of </w:t>
            </w:r>
            <w:r w:rsidR="00382EAF" w:rsidRPr="00580022">
              <w:rPr>
                <w:rStyle w:val="Hyperlink"/>
                <w:rFonts w:ascii="Arial" w:hAnsi="Arial" w:cs="Arial"/>
                <w:i/>
                <w:noProof/>
              </w:rPr>
              <w:t>i</w:t>
            </w:r>
            <w:r w:rsidR="00382EAF" w:rsidRPr="00580022">
              <w:rPr>
                <w:rStyle w:val="Hyperlink"/>
                <w:rFonts w:ascii="Arial" w:hAnsi="Arial" w:cs="Arial"/>
                <w:noProof/>
              </w:rPr>
              <w:t>AM-Vc960</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_Toc12888207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6</w:t>
            </w:r>
            <w:r w:rsidR="00382EAF" w:rsidRPr="00580022">
              <w:rPr>
                <w:rFonts w:ascii="Arial" w:hAnsi="Arial" w:cs="Arial"/>
                <w:noProof/>
                <w:webHidden/>
              </w:rPr>
              <w:fldChar w:fldCharType="end"/>
            </w:r>
          </w:hyperlink>
        </w:p>
        <w:p w14:paraId="56CD6467" w14:textId="28B73CCA" w:rsidR="00382EAF" w:rsidRPr="00580022" w:rsidRDefault="000B46D9">
          <w:pPr>
            <w:pStyle w:val="TOC2"/>
            <w:tabs>
              <w:tab w:val="right" w:pos="9350"/>
            </w:tabs>
            <w:rPr>
              <w:rFonts w:ascii="Arial" w:eastAsiaTheme="minorEastAsia" w:hAnsi="Arial" w:cs="Arial"/>
              <w:noProof/>
            </w:rPr>
          </w:pPr>
          <w:hyperlink w:anchor="_Toc12888208" w:history="1">
            <w:r w:rsidR="00382EAF" w:rsidRPr="00580022">
              <w:rPr>
                <w:rStyle w:val="Hyperlink"/>
                <w:rFonts w:ascii="Arial" w:hAnsi="Arial" w:cs="Arial"/>
                <w:noProof/>
              </w:rPr>
              <w:t xml:space="preserve">Validation of </w:t>
            </w:r>
            <w:r w:rsidR="00382EAF" w:rsidRPr="00580022">
              <w:rPr>
                <w:rStyle w:val="Hyperlink"/>
                <w:rFonts w:ascii="Arial" w:hAnsi="Arial" w:cs="Arial"/>
                <w:i/>
                <w:noProof/>
              </w:rPr>
              <w:t>i</w:t>
            </w:r>
            <w:r w:rsidR="00382EAF" w:rsidRPr="00580022">
              <w:rPr>
                <w:rStyle w:val="Hyperlink"/>
                <w:rFonts w:ascii="Arial" w:hAnsi="Arial" w:cs="Arial"/>
                <w:noProof/>
              </w:rPr>
              <w:t>AM-Vc960 singe gene essentiality predictions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_Toc12888208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7</w:t>
            </w:r>
            <w:r w:rsidR="00382EAF" w:rsidRPr="00580022">
              <w:rPr>
                <w:rFonts w:ascii="Arial" w:hAnsi="Arial" w:cs="Arial"/>
                <w:noProof/>
                <w:webHidden/>
              </w:rPr>
              <w:fldChar w:fldCharType="end"/>
            </w:r>
          </w:hyperlink>
        </w:p>
        <w:p w14:paraId="2091A08E" w14:textId="4DA3C5A6" w:rsidR="00382EAF" w:rsidRPr="00580022" w:rsidRDefault="000B46D9">
          <w:pPr>
            <w:pStyle w:val="TOC2"/>
            <w:tabs>
              <w:tab w:val="right" w:pos="9350"/>
            </w:tabs>
            <w:rPr>
              <w:rFonts w:ascii="Arial" w:eastAsiaTheme="minorEastAsia" w:hAnsi="Arial" w:cs="Arial"/>
              <w:noProof/>
            </w:rPr>
          </w:pPr>
          <w:hyperlink w:anchor="_Toc12888209" w:history="1">
            <w:r w:rsidR="00382EAF" w:rsidRPr="00580022">
              <w:rPr>
                <w:rStyle w:val="Hyperlink"/>
                <w:rFonts w:ascii="Arial" w:hAnsi="Arial" w:cs="Arial"/>
                <w:noProof/>
              </w:rPr>
              <w:t xml:space="preserve">Comparison to previous </w:t>
            </w:r>
            <w:r w:rsidR="00382EAF" w:rsidRPr="00580022">
              <w:rPr>
                <w:rStyle w:val="Hyperlink"/>
                <w:rFonts w:ascii="Arial" w:hAnsi="Arial" w:cs="Arial"/>
                <w:i/>
                <w:noProof/>
              </w:rPr>
              <w:t>V. cholerae</w:t>
            </w:r>
            <w:r w:rsidR="00382EAF" w:rsidRPr="00580022">
              <w:rPr>
                <w:rStyle w:val="Hyperlink"/>
                <w:rFonts w:ascii="Arial" w:hAnsi="Arial" w:cs="Arial"/>
                <w:noProof/>
              </w:rPr>
              <w:t xml:space="preserve"> genome-scale metabolic model</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_Toc12888209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7</w:t>
            </w:r>
            <w:r w:rsidR="00382EAF" w:rsidRPr="00580022">
              <w:rPr>
                <w:rFonts w:ascii="Arial" w:hAnsi="Arial" w:cs="Arial"/>
                <w:noProof/>
                <w:webHidden/>
              </w:rPr>
              <w:fldChar w:fldCharType="end"/>
            </w:r>
          </w:hyperlink>
        </w:p>
        <w:p w14:paraId="0DC938F6" w14:textId="3B6A1B99" w:rsidR="00382EAF" w:rsidRPr="00580022" w:rsidRDefault="000B46D9">
          <w:pPr>
            <w:pStyle w:val="TOC2"/>
            <w:tabs>
              <w:tab w:val="right" w:pos="9350"/>
            </w:tabs>
            <w:rPr>
              <w:rFonts w:ascii="Arial" w:eastAsiaTheme="minorEastAsia" w:hAnsi="Arial" w:cs="Arial"/>
              <w:noProof/>
            </w:rPr>
          </w:pPr>
          <w:hyperlink w:anchor="_Toc12888210" w:history="1">
            <w:r w:rsidR="00382EAF" w:rsidRPr="00580022">
              <w:rPr>
                <w:rStyle w:val="Hyperlink"/>
                <w:rFonts w:ascii="Arial" w:hAnsi="Arial" w:cs="Arial"/>
                <w:noProof/>
                <w:highlight w:val="white"/>
              </w:rPr>
              <w:t xml:space="preserve">Refinement of </w:t>
            </w:r>
            <w:r w:rsidR="00382EAF" w:rsidRPr="00580022">
              <w:rPr>
                <w:rStyle w:val="Hyperlink"/>
                <w:rFonts w:ascii="Arial" w:hAnsi="Arial" w:cs="Arial"/>
                <w:i/>
                <w:noProof/>
                <w:highlight w:val="white"/>
              </w:rPr>
              <w:t>i</w:t>
            </w:r>
            <w:r w:rsidR="00382EAF" w:rsidRPr="00580022">
              <w:rPr>
                <w:rStyle w:val="Hyperlink"/>
                <w:rFonts w:ascii="Arial" w:hAnsi="Arial" w:cs="Arial"/>
                <w:noProof/>
                <w:highlight w:val="white"/>
              </w:rPr>
              <w:t>ETEC-1333</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_Toc12888210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8</w:t>
            </w:r>
            <w:r w:rsidR="00382EAF" w:rsidRPr="00580022">
              <w:rPr>
                <w:rFonts w:ascii="Arial" w:hAnsi="Arial" w:cs="Arial"/>
                <w:noProof/>
                <w:webHidden/>
              </w:rPr>
              <w:fldChar w:fldCharType="end"/>
            </w:r>
          </w:hyperlink>
        </w:p>
        <w:p w14:paraId="7B9AF2E1" w14:textId="6F5D766E" w:rsidR="00382EAF" w:rsidRPr="00580022" w:rsidRDefault="007A3715">
          <w:pPr>
            <w:pStyle w:val="TOC2"/>
            <w:tabs>
              <w:tab w:val="right" w:pos="9350"/>
            </w:tabs>
            <w:rPr>
              <w:rFonts w:ascii="Arial" w:eastAsiaTheme="minorEastAsia" w:hAnsi="Arial" w:cs="Arial"/>
              <w:noProof/>
            </w:rPr>
          </w:pPr>
          <w:r>
            <w:fldChar w:fldCharType="begin"/>
          </w:r>
          <w:r>
            <w:instrText xml:space="preserve"> HYPERLINK \l "_Toc12888211" </w:instrText>
          </w:r>
          <w:r>
            <w:fldChar w:fldCharType="separate"/>
          </w:r>
          <w:r w:rsidR="00382EAF" w:rsidRPr="00580022">
            <w:rPr>
              <w:rStyle w:val="Hyperlink"/>
              <w:rFonts w:ascii="Arial" w:hAnsi="Arial" w:cs="Arial"/>
              <w:i/>
              <w:noProof/>
            </w:rPr>
            <w:t>In silico</w:t>
          </w:r>
          <w:r w:rsidR="00382EAF" w:rsidRPr="00580022">
            <w:rPr>
              <w:rStyle w:val="Hyperlink"/>
              <w:rFonts w:ascii="Arial" w:hAnsi="Arial" w:cs="Arial"/>
              <w:noProof/>
            </w:rPr>
            <w:t xml:space="preserve"> simulations of the growth of </w:t>
          </w:r>
          <w:r w:rsidR="00382EAF" w:rsidRPr="00580022">
            <w:rPr>
              <w:rStyle w:val="Hyperlink"/>
              <w:rFonts w:ascii="Arial" w:hAnsi="Arial" w:cs="Arial"/>
              <w:i/>
              <w:noProof/>
            </w:rPr>
            <w:t>i</w:t>
          </w:r>
          <w:r w:rsidR="00382EAF" w:rsidRPr="00580022">
            <w:rPr>
              <w:rStyle w:val="Hyperlink"/>
              <w:rFonts w:ascii="Arial" w:hAnsi="Arial" w:cs="Arial"/>
              <w:noProof/>
            </w:rPr>
            <w:t xml:space="preserve">ETEC1333 and </w:t>
          </w:r>
          <w:r w:rsidR="00382EAF" w:rsidRPr="00580022">
            <w:rPr>
              <w:rStyle w:val="Hyperlink"/>
              <w:rFonts w:ascii="Arial" w:hAnsi="Arial" w:cs="Arial"/>
              <w:i/>
              <w:noProof/>
            </w:rPr>
            <w:t>i</w:t>
          </w:r>
          <w:r w:rsidR="00382EAF" w:rsidRPr="00580022">
            <w:rPr>
              <w:rStyle w:val="Hyperlink"/>
              <w:rFonts w:ascii="Arial" w:hAnsi="Arial" w:cs="Arial"/>
              <w:noProof/>
            </w:rPr>
            <w:t xml:space="preserve">AM-Vc960 in a shared environment, </w:t>
          </w:r>
          <w:r w:rsidR="00382EAF" w:rsidRPr="00580022">
            <w:rPr>
              <w:rStyle w:val="Hyperlink"/>
              <w:rFonts w:ascii="Arial" w:hAnsi="Arial" w:cs="Arial"/>
              <w:i/>
              <w:noProof/>
            </w:rPr>
            <w:t>i</w:t>
          </w:r>
          <w:ins w:id="7" w:author="Microsoft Office User" w:date="2020-05-31T13:53:00Z">
            <w:r>
              <w:rPr>
                <w:rStyle w:val="Hyperlink"/>
                <w:rFonts w:ascii="Arial" w:hAnsi="Arial" w:cs="Arial"/>
                <w:noProof/>
              </w:rPr>
              <w:t>Vc-ETEC-</w:t>
            </w:r>
          </w:ins>
          <w:del w:id="8" w:author="Microsoft Office User" w:date="2020-05-31T13:53:00Z">
            <w:r w:rsidR="00382EAF" w:rsidRPr="00580022" w:rsidDel="007A3715">
              <w:rPr>
                <w:rStyle w:val="Hyperlink"/>
                <w:rFonts w:ascii="Arial" w:hAnsi="Arial" w:cs="Arial"/>
                <w:noProof/>
              </w:rPr>
              <w:delText>Co-Culutre</w:delText>
            </w:r>
          </w:del>
          <w:r w:rsidR="00382EAF" w:rsidRPr="00580022">
            <w:rPr>
              <w:rStyle w:val="Hyperlink"/>
              <w:rFonts w:ascii="Arial" w:hAnsi="Arial" w:cs="Arial"/>
              <w:noProof/>
            </w:rPr>
            <w:t>2993</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_Toc12888211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8</w:t>
          </w:r>
          <w:r w:rsidR="00382EAF" w:rsidRPr="00580022">
            <w:rPr>
              <w:rFonts w:ascii="Arial" w:hAnsi="Arial" w:cs="Arial"/>
              <w:noProof/>
              <w:webHidden/>
            </w:rPr>
            <w:fldChar w:fldCharType="end"/>
          </w:r>
          <w:r>
            <w:rPr>
              <w:rFonts w:ascii="Arial" w:hAnsi="Arial" w:cs="Arial"/>
              <w:noProof/>
            </w:rPr>
            <w:fldChar w:fldCharType="end"/>
          </w:r>
        </w:p>
        <w:p w14:paraId="0264A6D1" w14:textId="3DE0E8FC" w:rsidR="00382EAF" w:rsidRPr="00580022" w:rsidRDefault="007A3715">
          <w:pPr>
            <w:pStyle w:val="TOC2"/>
            <w:tabs>
              <w:tab w:val="right" w:pos="9350"/>
            </w:tabs>
            <w:rPr>
              <w:rFonts w:ascii="Arial" w:eastAsiaTheme="minorEastAsia" w:hAnsi="Arial" w:cs="Arial"/>
              <w:noProof/>
            </w:rPr>
          </w:pPr>
          <w:r>
            <w:fldChar w:fldCharType="begin"/>
          </w:r>
          <w:r>
            <w:instrText xml:space="preserve"> HYPERLINK \l "_Toc12888212" </w:instrText>
          </w:r>
          <w:r>
            <w:fldChar w:fldCharType="separate"/>
          </w:r>
          <w:r w:rsidR="00382EAF" w:rsidRPr="00580022">
            <w:rPr>
              <w:rStyle w:val="Hyperlink"/>
              <w:rFonts w:ascii="Arial" w:hAnsi="Arial" w:cs="Arial"/>
              <w:noProof/>
            </w:rPr>
            <w:t xml:space="preserve">Quality control for the co-culture model </w:t>
          </w:r>
          <w:r w:rsidR="00382EAF" w:rsidRPr="00580022">
            <w:rPr>
              <w:rStyle w:val="Hyperlink"/>
              <w:rFonts w:ascii="Arial" w:hAnsi="Arial" w:cs="Arial"/>
              <w:i/>
              <w:noProof/>
            </w:rPr>
            <w:t>i</w:t>
          </w:r>
          <w:ins w:id="9" w:author="Microsoft Office User" w:date="2020-05-31T13:53:00Z">
            <w:r>
              <w:rPr>
                <w:rStyle w:val="Hyperlink"/>
                <w:rFonts w:ascii="Arial" w:hAnsi="Arial" w:cs="Arial"/>
                <w:noProof/>
              </w:rPr>
              <w:t>Vc-ETEC-</w:t>
            </w:r>
          </w:ins>
          <w:del w:id="10" w:author="Microsoft Office User" w:date="2020-05-31T13:53:00Z">
            <w:r w:rsidR="00382EAF" w:rsidRPr="00580022" w:rsidDel="007A3715">
              <w:rPr>
                <w:rStyle w:val="Hyperlink"/>
                <w:rFonts w:ascii="Arial" w:hAnsi="Arial" w:cs="Arial"/>
                <w:noProof/>
              </w:rPr>
              <w:delText>Co-Culture</w:delText>
            </w:r>
          </w:del>
          <w:r w:rsidR="00382EAF" w:rsidRPr="00580022">
            <w:rPr>
              <w:rStyle w:val="Hyperlink"/>
              <w:rFonts w:ascii="Arial" w:hAnsi="Arial" w:cs="Arial"/>
              <w:noProof/>
            </w:rPr>
            <w:t>2993</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_Toc12888212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9</w:t>
          </w:r>
          <w:r w:rsidR="00382EAF" w:rsidRPr="00580022">
            <w:rPr>
              <w:rFonts w:ascii="Arial" w:hAnsi="Arial" w:cs="Arial"/>
              <w:noProof/>
              <w:webHidden/>
            </w:rPr>
            <w:fldChar w:fldCharType="end"/>
          </w:r>
          <w:r>
            <w:rPr>
              <w:rFonts w:ascii="Arial" w:hAnsi="Arial" w:cs="Arial"/>
              <w:noProof/>
            </w:rPr>
            <w:fldChar w:fldCharType="end"/>
          </w:r>
        </w:p>
        <w:p w14:paraId="6A6043D0" w14:textId="115BD57B" w:rsidR="00382EAF" w:rsidRPr="00580022" w:rsidRDefault="000B46D9">
          <w:pPr>
            <w:pStyle w:val="TOC2"/>
            <w:tabs>
              <w:tab w:val="right" w:pos="9350"/>
            </w:tabs>
            <w:rPr>
              <w:rFonts w:ascii="Arial" w:eastAsiaTheme="minorEastAsia" w:hAnsi="Arial" w:cs="Arial"/>
              <w:noProof/>
            </w:rPr>
          </w:pPr>
          <w:hyperlink w:anchor="_Toc12888213" w:history="1">
            <w:r w:rsidR="00382EAF" w:rsidRPr="00580022">
              <w:rPr>
                <w:rStyle w:val="Hyperlink"/>
                <w:rFonts w:ascii="Arial" w:hAnsi="Arial" w:cs="Arial"/>
                <w:noProof/>
                <w:highlight w:val="white"/>
              </w:rPr>
              <w:t>Prediction of all growth-supporting carbon, nitrogen, phosphorus, and sulfur sources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_Toc12888213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9</w:t>
            </w:r>
            <w:r w:rsidR="00382EAF" w:rsidRPr="00580022">
              <w:rPr>
                <w:rFonts w:ascii="Arial" w:hAnsi="Arial" w:cs="Arial"/>
                <w:noProof/>
                <w:webHidden/>
              </w:rPr>
              <w:fldChar w:fldCharType="end"/>
            </w:r>
          </w:hyperlink>
        </w:p>
        <w:p w14:paraId="0A1682FF" w14:textId="6F75AEC9"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"_Toc12888214" </w:instrText>
          </w:r>
          <w:r>
            <w:rPr>
              <w:noProof/>
            </w:rPr>
            <w:fldChar w:fldCharType="separate"/>
          </w:r>
          <w:r w:rsidR="00382EAF" w:rsidRPr="00580022">
            <w:rPr>
              <w:rStyle w:val="Hyperlink"/>
              <w:rFonts w:ascii="Arial" w:hAnsi="Arial" w:cs="Arial"/>
              <w:noProof/>
              <w:highlight w:val="white"/>
            </w:rPr>
            <w:t>Dual RNAseq data analysis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_Toc12888214 \h </w:instrText>
          </w:r>
          <w:r w:rsidR="00382EAF" w:rsidRPr="00580022">
            <w:rPr>
              <w:rFonts w:ascii="Arial" w:hAnsi="Arial" w:cs="Arial"/>
              <w:noProof/>
              <w:webHidden/>
            </w:rPr>
          </w:r>
          <w:r w:rsidR="00382EAF" w:rsidRPr="00580022">
            <w:rPr>
              <w:rFonts w:ascii="Arial" w:hAnsi="Arial" w:cs="Arial"/>
              <w:noProof/>
              <w:webHidden/>
            </w:rPr>
            <w:fldChar w:fldCharType="separate"/>
          </w:r>
          <w:ins w:id="11" w:author="Microsoft Office User" w:date="2020-05-12T10:44:00Z">
            <w:r w:rsidR="00BA1E28">
              <w:rPr>
                <w:rFonts w:ascii="Arial" w:hAnsi="Arial" w:cs="Arial"/>
                <w:noProof/>
                <w:webHidden/>
              </w:rPr>
              <w:t>12</w:t>
            </w:r>
          </w:ins>
          <w:del w:id="12" w:author="Microsoft Office User" w:date="2020-05-12T10:44:00Z">
            <w:r w:rsidR="00382EAF" w:rsidRPr="00580022" w:rsidDel="00BA1E28">
              <w:rPr>
                <w:rFonts w:ascii="Arial" w:hAnsi="Arial" w:cs="Arial"/>
                <w:noProof/>
                <w:webHidden/>
              </w:rPr>
              <w:delText>10</w:delText>
            </w:r>
          </w:del>
          <w:r w:rsidR="00382EAF" w:rsidRPr="00580022">
            <w:rPr>
              <w:rFonts w:ascii="Arial" w:hAnsi="Arial" w:cs="Arial"/>
              <w:noProof/>
              <w:webHidden/>
            </w:rPr>
            <w:fldChar w:fldCharType="end"/>
          </w:r>
          <w:r>
            <w:rPr>
              <w:rFonts w:ascii="Arial" w:hAnsi="Arial" w:cs="Arial"/>
              <w:noProof/>
            </w:rPr>
            <w:fldChar w:fldCharType="end"/>
          </w:r>
        </w:p>
        <w:p w14:paraId="1CAC217E" w14:textId="13E263BD"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"_Toc12888215" </w:instrText>
          </w:r>
          <w:r>
            <w:rPr>
              <w:noProof/>
            </w:rPr>
            <w:fldChar w:fldCharType="separate"/>
          </w:r>
          <w:r w:rsidR="00382EAF" w:rsidRPr="00580022">
            <w:rPr>
              <w:rStyle w:val="Hyperlink"/>
              <w:rFonts w:ascii="Arial" w:hAnsi="Arial" w:cs="Arial"/>
              <w:noProof/>
            </w:rPr>
            <w:t xml:space="preserve">Single gene essentiality predictions in mono- </w:t>
          </w:r>
          <w:r w:rsidR="00382EAF" w:rsidRPr="00580022">
            <w:rPr>
              <w:rStyle w:val="Hyperlink"/>
              <w:rFonts w:ascii="Arial" w:hAnsi="Arial" w:cs="Arial"/>
              <w:i/>
              <w:noProof/>
            </w:rPr>
            <w:t>vs.</w:t>
          </w:r>
          <w:r w:rsidR="00382EAF" w:rsidRPr="00580022">
            <w:rPr>
              <w:rStyle w:val="Hyperlink"/>
              <w:rFonts w:ascii="Arial" w:hAnsi="Arial" w:cs="Arial"/>
              <w:noProof/>
            </w:rPr>
            <w:t xml:space="preserve"> co-culture models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_Toc12888215 \h </w:instrText>
          </w:r>
          <w:r w:rsidR="00382EAF" w:rsidRPr="00580022">
            <w:rPr>
              <w:rFonts w:ascii="Arial" w:hAnsi="Arial" w:cs="Arial"/>
              <w:noProof/>
              <w:webHidden/>
            </w:rPr>
          </w:r>
          <w:r w:rsidR="00382EAF" w:rsidRPr="00580022">
            <w:rPr>
              <w:rFonts w:ascii="Arial" w:hAnsi="Arial" w:cs="Arial"/>
              <w:noProof/>
              <w:webHidden/>
            </w:rPr>
            <w:fldChar w:fldCharType="separate"/>
          </w:r>
          <w:ins w:id="13" w:author="Microsoft Office User" w:date="2020-05-12T10:44:00Z">
            <w:r w:rsidR="00BA1E28">
              <w:rPr>
                <w:rFonts w:ascii="Arial" w:hAnsi="Arial" w:cs="Arial"/>
                <w:noProof/>
                <w:webHidden/>
              </w:rPr>
              <w:t>15</w:t>
            </w:r>
          </w:ins>
          <w:del w:id="14" w:author="Microsoft Office User" w:date="2020-05-12T10:44:00Z">
            <w:r w:rsidR="00382EAF" w:rsidRPr="00580022" w:rsidDel="00BA1E28">
              <w:rPr>
                <w:rFonts w:ascii="Arial" w:hAnsi="Arial" w:cs="Arial"/>
                <w:noProof/>
                <w:webHidden/>
              </w:rPr>
              <w:delText>13</w:delText>
            </w:r>
          </w:del>
          <w:r w:rsidR="00382EAF" w:rsidRPr="00580022">
            <w:rPr>
              <w:rFonts w:ascii="Arial" w:hAnsi="Arial" w:cs="Arial"/>
              <w:noProof/>
              <w:webHidden/>
            </w:rPr>
            <w:fldChar w:fldCharType="end"/>
          </w:r>
          <w:r>
            <w:rPr>
              <w:rFonts w:ascii="Arial" w:hAnsi="Arial" w:cs="Arial"/>
              <w:noProof/>
            </w:rPr>
            <w:fldChar w:fldCharType="end"/>
          </w:r>
        </w:p>
        <w:p w14:paraId="128DA2BD" w14:textId="2C831B96"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"_Toc12888216" </w:instrText>
          </w:r>
          <w:r>
            <w:rPr>
              <w:noProof/>
            </w:rPr>
            <w:fldChar w:fldCharType="separate"/>
          </w:r>
          <w:r w:rsidR="00382EAF" w:rsidRPr="00580022">
            <w:rPr>
              <w:rStyle w:val="Hyperlink"/>
              <w:rFonts w:ascii="Arial" w:hAnsi="Arial" w:cs="Arial"/>
              <w:noProof/>
            </w:rPr>
            <w:t xml:space="preserve">Variation in essential genome </w:t>
          </w:r>
          <w:r w:rsidR="00382EAF" w:rsidRPr="00580022">
            <w:rPr>
              <w:rStyle w:val="Hyperlink"/>
              <w:rFonts w:ascii="Arial" w:hAnsi="Arial" w:cs="Arial"/>
              <w:i/>
              <w:noProof/>
            </w:rPr>
            <w:t>vs.</w:t>
          </w:r>
          <w:r w:rsidR="00382EAF" w:rsidRPr="00580022">
            <w:rPr>
              <w:rStyle w:val="Hyperlink"/>
              <w:rFonts w:ascii="Arial" w:hAnsi="Arial" w:cs="Arial"/>
              <w:noProof/>
            </w:rPr>
            <w:t xml:space="preserve"> species abundance</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_Toc12888216 \h </w:instrText>
          </w:r>
          <w:r w:rsidR="00382EAF" w:rsidRPr="00580022">
            <w:rPr>
              <w:rFonts w:ascii="Arial" w:hAnsi="Arial" w:cs="Arial"/>
              <w:noProof/>
              <w:webHidden/>
            </w:rPr>
          </w:r>
          <w:r w:rsidR="00382EAF" w:rsidRPr="00580022">
            <w:rPr>
              <w:rFonts w:ascii="Arial" w:hAnsi="Arial" w:cs="Arial"/>
              <w:noProof/>
              <w:webHidden/>
            </w:rPr>
            <w:fldChar w:fldCharType="separate"/>
          </w:r>
          <w:ins w:id="15" w:author="Microsoft Office User" w:date="2020-05-12T10:44:00Z">
            <w:r w:rsidR="00BA1E28">
              <w:rPr>
                <w:rFonts w:ascii="Arial" w:hAnsi="Arial" w:cs="Arial"/>
                <w:noProof/>
                <w:webHidden/>
              </w:rPr>
              <w:t>15</w:t>
            </w:r>
          </w:ins>
          <w:del w:id="16" w:author="Microsoft Office User" w:date="2020-05-12T10:44:00Z">
            <w:r w:rsidR="00382EAF" w:rsidRPr="00580022" w:rsidDel="00BA1E28">
              <w:rPr>
                <w:rFonts w:ascii="Arial" w:hAnsi="Arial" w:cs="Arial"/>
                <w:noProof/>
                <w:webHidden/>
              </w:rPr>
              <w:delText>13</w:delText>
            </w:r>
          </w:del>
          <w:r w:rsidR="00382EAF" w:rsidRPr="00580022">
            <w:rPr>
              <w:rFonts w:ascii="Arial" w:hAnsi="Arial" w:cs="Arial"/>
              <w:noProof/>
              <w:webHidden/>
            </w:rPr>
            <w:fldChar w:fldCharType="end"/>
          </w:r>
          <w:r>
            <w:rPr>
              <w:rFonts w:ascii="Arial" w:hAnsi="Arial" w:cs="Arial"/>
              <w:noProof/>
            </w:rPr>
            <w:fldChar w:fldCharType="end"/>
          </w:r>
        </w:p>
        <w:p w14:paraId="5EA8D678" w14:textId="173811B6" w:rsidR="00382EAF" w:rsidRPr="00580022" w:rsidRDefault="00A73720">
          <w:pPr>
            <w:pStyle w:val="TOC3"/>
            <w:tabs>
              <w:tab w:val="right" w:pos="9350"/>
            </w:tabs>
            <w:rPr>
              <w:rFonts w:ascii="Arial" w:eastAsiaTheme="minorEastAsia" w:hAnsi="Arial" w:cs="Arial"/>
              <w:noProof/>
            </w:rPr>
          </w:pPr>
          <w:r>
            <w:rPr>
              <w:noProof/>
            </w:rPr>
            <w:lastRenderedPageBreak/>
            <w:fldChar w:fldCharType="begin"/>
          </w:r>
          <w:r>
            <w:rPr>
              <w:noProof/>
            </w:rPr>
            <w:instrText xml:space="preserve"> HYPERLINK \l "_Toc12888217" </w:instrText>
          </w:r>
          <w:r>
            <w:rPr>
              <w:noProof/>
            </w:rPr>
            <w:fldChar w:fldCharType="separate"/>
          </w:r>
          <w:r w:rsidR="00382EAF" w:rsidRPr="00580022">
            <w:rPr>
              <w:rStyle w:val="Hyperlink"/>
              <w:rFonts w:ascii="Arial" w:hAnsi="Arial" w:cs="Arial"/>
              <w:noProof/>
            </w:rPr>
            <w:t>Predicted variation in essentiality between mono- and co-cultures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_Toc12888217 \h </w:instrText>
          </w:r>
          <w:r w:rsidR="00382EAF" w:rsidRPr="00580022">
            <w:rPr>
              <w:rFonts w:ascii="Arial" w:hAnsi="Arial" w:cs="Arial"/>
              <w:noProof/>
              <w:webHidden/>
            </w:rPr>
          </w:r>
          <w:r w:rsidR="00382EAF" w:rsidRPr="00580022">
            <w:rPr>
              <w:rFonts w:ascii="Arial" w:hAnsi="Arial" w:cs="Arial"/>
              <w:noProof/>
              <w:webHidden/>
            </w:rPr>
            <w:fldChar w:fldCharType="separate"/>
          </w:r>
          <w:ins w:id="17" w:author="Microsoft Office User" w:date="2020-05-12T10:44:00Z">
            <w:r w:rsidR="00BA1E28">
              <w:rPr>
                <w:rFonts w:ascii="Arial" w:hAnsi="Arial" w:cs="Arial"/>
                <w:noProof/>
                <w:webHidden/>
              </w:rPr>
              <w:t>16</w:t>
            </w:r>
          </w:ins>
          <w:del w:id="18" w:author="Microsoft Office User" w:date="2020-05-12T10:44:00Z">
            <w:r w:rsidR="00382EAF" w:rsidRPr="00580022" w:rsidDel="00BA1E28">
              <w:rPr>
                <w:rFonts w:ascii="Arial" w:hAnsi="Arial" w:cs="Arial"/>
                <w:noProof/>
                <w:webHidden/>
              </w:rPr>
              <w:delText>14</w:delText>
            </w:r>
          </w:del>
          <w:r w:rsidR="00382EAF" w:rsidRPr="00580022">
            <w:rPr>
              <w:rFonts w:ascii="Arial" w:hAnsi="Arial" w:cs="Arial"/>
              <w:noProof/>
              <w:webHidden/>
            </w:rPr>
            <w:fldChar w:fldCharType="end"/>
          </w:r>
          <w:r>
            <w:rPr>
              <w:rFonts w:ascii="Arial" w:hAnsi="Arial" w:cs="Arial"/>
              <w:noProof/>
            </w:rPr>
            <w:fldChar w:fldCharType="end"/>
          </w:r>
        </w:p>
        <w:p w14:paraId="0E38A113" w14:textId="36AFE133"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"_Toc12888218" </w:instrText>
          </w:r>
          <w:r>
            <w:rPr>
              <w:noProof/>
            </w:rPr>
            <w:fldChar w:fldCharType="separate"/>
          </w:r>
          <w:r w:rsidR="00382EAF" w:rsidRPr="00580022">
            <w:rPr>
              <w:rStyle w:val="Hyperlink"/>
              <w:rFonts w:ascii="Arial" w:hAnsi="Arial" w:cs="Arial"/>
              <w:noProof/>
            </w:rPr>
            <w:t xml:space="preserve">Bacteriocins result in difference in response between ETEC strains to co-growth with </w:t>
          </w:r>
          <w:r w:rsidR="00382EAF" w:rsidRPr="00580022">
            <w:rPr>
              <w:rStyle w:val="Hyperlink"/>
              <w:rFonts w:ascii="Arial" w:hAnsi="Arial" w:cs="Arial"/>
              <w:i/>
              <w:noProof/>
            </w:rPr>
            <w:t>V. cholerae</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_Toc12888218 \h </w:instrText>
          </w:r>
          <w:r w:rsidR="00382EAF" w:rsidRPr="00580022">
            <w:rPr>
              <w:rFonts w:ascii="Arial" w:hAnsi="Arial" w:cs="Arial"/>
              <w:noProof/>
              <w:webHidden/>
            </w:rPr>
          </w:r>
          <w:r w:rsidR="00382EAF" w:rsidRPr="00580022">
            <w:rPr>
              <w:rFonts w:ascii="Arial" w:hAnsi="Arial" w:cs="Arial"/>
              <w:noProof/>
              <w:webHidden/>
            </w:rPr>
            <w:fldChar w:fldCharType="separate"/>
          </w:r>
          <w:ins w:id="19" w:author="Microsoft Office User" w:date="2020-05-12T10:44:00Z">
            <w:r w:rsidR="00BA1E28">
              <w:rPr>
                <w:rFonts w:ascii="Arial" w:hAnsi="Arial" w:cs="Arial"/>
                <w:noProof/>
                <w:webHidden/>
              </w:rPr>
              <w:t>17</w:t>
            </w:r>
          </w:ins>
          <w:del w:id="20" w:author="Microsoft Office User" w:date="2020-05-12T10:44:00Z">
            <w:r w:rsidR="00382EAF" w:rsidRPr="00580022" w:rsidDel="00BA1E28">
              <w:rPr>
                <w:rFonts w:ascii="Arial" w:hAnsi="Arial" w:cs="Arial"/>
                <w:noProof/>
                <w:webHidden/>
              </w:rPr>
              <w:delText>14</w:delText>
            </w:r>
          </w:del>
          <w:r w:rsidR="00382EAF" w:rsidRPr="00580022">
            <w:rPr>
              <w:rFonts w:ascii="Arial" w:hAnsi="Arial" w:cs="Arial"/>
              <w:noProof/>
              <w:webHidden/>
            </w:rPr>
            <w:fldChar w:fldCharType="end"/>
          </w:r>
          <w:r>
            <w:rPr>
              <w:rFonts w:ascii="Arial" w:hAnsi="Arial" w:cs="Arial"/>
              <w:noProof/>
            </w:rPr>
            <w:fldChar w:fldCharType="end"/>
          </w:r>
        </w:p>
        <w:p w14:paraId="2D880376" w14:textId="25F6857E"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"_Toc12888219" </w:instrText>
          </w:r>
          <w:r>
            <w:rPr>
              <w:noProof/>
            </w:rPr>
            <w:fldChar w:fldCharType="separate"/>
          </w:r>
          <w:r w:rsidR="00382EAF" w:rsidRPr="00580022">
            <w:rPr>
              <w:rStyle w:val="Hyperlink"/>
              <w:rFonts w:ascii="Arial" w:hAnsi="Arial" w:cs="Arial"/>
              <w:i/>
              <w:noProof/>
            </w:rPr>
            <w:t>In silico</w:t>
          </w:r>
          <w:r w:rsidR="00382EAF" w:rsidRPr="00580022">
            <w:rPr>
              <w:rStyle w:val="Hyperlink"/>
              <w:rFonts w:ascii="Arial" w:hAnsi="Arial" w:cs="Arial"/>
              <w:noProof/>
            </w:rPr>
            <w:t xml:space="preserve"> simulations, data and software Availability</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_Toc12888219 \h </w:instrText>
          </w:r>
          <w:r w:rsidR="00382EAF" w:rsidRPr="00580022">
            <w:rPr>
              <w:rFonts w:ascii="Arial" w:hAnsi="Arial" w:cs="Arial"/>
              <w:noProof/>
              <w:webHidden/>
            </w:rPr>
          </w:r>
          <w:r w:rsidR="00382EAF" w:rsidRPr="00580022">
            <w:rPr>
              <w:rFonts w:ascii="Arial" w:hAnsi="Arial" w:cs="Arial"/>
              <w:noProof/>
              <w:webHidden/>
            </w:rPr>
            <w:fldChar w:fldCharType="separate"/>
          </w:r>
          <w:ins w:id="21" w:author="Microsoft Office User" w:date="2020-05-12T10:44:00Z">
            <w:r w:rsidR="00BA1E28">
              <w:rPr>
                <w:rFonts w:ascii="Arial" w:hAnsi="Arial" w:cs="Arial"/>
                <w:noProof/>
                <w:webHidden/>
              </w:rPr>
              <w:t>17</w:t>
            </w:r>
          </w:ins>
          <w:del w:id="22" w:author="Microsoft Office User" w:date="2020-05-12T10:44:00Z">
            <w:r w:rsidR="00382EAF" w:rsidRPr="00580022" w:rsidDel="00BA1E28">
              <w:rPr>
                <w:rFonts w:ascii="Arial" w:hAnsi="Arial" w:cs="Arial"/>
                <w:noProof/>
                <w:webHidden/>
              </w:rPr>
              <w:delText>15</w:delText>
            </w:r>
          </w:del>
          <w:r w:rsidR="00382EAF" w:rsidRPr="00580022">
            <w:rPr>
              <w:rFonts w:ascii="Arial" w:hAnsi="Arial" w:cs="Arial"/>
              <w:noProof/>
              <w:webHidden/>
            </w:rPr>
            <w:fldChar w:fldCharType="end"/>
          </w:r>
          <w:r>
            <w:rPr>
              <w:rFonts w:ascii="Arial" w:hAnsi="Arial" w:cs="Arial"/>
              <w:noProof/>
            </w:rPr>
            <w:fldChar w:fldCharType="end"/>
          </w:r>
        </w:p>
        <w:p w14:paraId="55F98A20" w14:textId="32D6CF9C" w:rsidR="00382EAF" w:rsidRPr="00580022" w:rsidRDefault="00A73720">
          <w:pPr>
            <w:pStyle w:val="TOC2"/>
            <w:tabs>
              <w:tab w:val="right" w:pos="9350"/>
            </w:tabs>
            <w:rPr>
              <w:rFonts w:ascii="Arial" w:eastAsiaTheme="minorEastAsia" w:hAnsi="Arial" w:cs="Arial"/>
              <w:noProof/>
            </w:rPr>
          </w:pPr>
          <w:r>
            <w:rPr>
              <w:noProof/>
            </w:rPr>
            <w:fldChar w:fldCharType="begin"/>
          </w:r>
          <w:r>
            <w:rPr>
              <w:noProof/>
            </w:rPr>
            <w:instrText xml:space="preserve"> HYPERLINK \l "_Toc12888220" </w:instrText>
          </w:r>
          <w:r>
            <w:rPr>
              <w:noProof/>
            </w:rPr>
            <w:fldChar w:fldCharType="separate"/>
          </w:r>
          <w:r w:rsidR="00382EAF" w:rsidRPr="00580022">
            <w:rPr>
              <w:rStyle w:val="Hyperlink"/>
              <w:rFonts w:ascii="Arial" w:hAnsi="Arial" w:cs="Arial"/>
              <w:noProof/>
            </w:rPr>
            <w:t>Spent media experiments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_Toc12888220 \h </w:instrText>
          </w:r>
          <w:r w:rsidR="00382EAF" w:rsidRPr="00580022">
            <w:rPr>
              <w:rFonts w:ascii="Arial" w:hAnsi="Arial" w:cs="Arial"/>
              <w:noProof/>
              <w:webHidden/>
            </w:rPr>
          </w:r>
          <w:r w:rsidR="00382EAF" w:rsidRPr="00580022">
            <w:rPr>
              <w:rFonts w:ascii="Arial" w:hAnsi="Arial" w:cs="Arial"/>
              <w:noProof/>
              <w:webHidden/>
            </w:rPr>
            <w:fldChar w:fldCharType="separate"/>
          </w:r>
          <w:ins w:id="23" w:author="Microsoft Office User" w:date="2020-05-12T10:44:00Z">
            <w:r w:rsidR="00BA1E28">
              <w:rPr>
                <w:rFonts w:ascii="Arial" w:hAnsi="Arial" w:cs="Arial"/>
                <w:noProof/>
                <w:webHidden/>
              </w:rPr>
              <w:t>18</w:t>
            </w:r>
          </w:ins>
          <w:del w:id="24" w:author="Microsoft Office User" w:date="2020-05-12T10:44:00Z">
            <w:r w:rsidR="00382EAF" w:rsidRPr="00580022" w:rsidDel="00BA1E28">
              <w:rPr>
                <w:rFonts w:ascii="Arial" w:hAnsi="Arial" w:cs="Arial"/>
                <w:noProof/>
                <w:webHidden/>
              </w:rPr>
              <w:delText>16</w:delText>
            </w:r>
          </w:del>
          <w:r w:rsidR="00382EAF" w:rsidRPr="00580022">
            <w:rPr>
              <w:rFonts w:ascii="Arial" w:hAnsi="Arial" w:cs="Arial"/>
              <w:noProof/>
              <w:webHidden/>
            </w:rPr>
            <w:fldChar w:fldCharType="end"/>
          </w:r>
          <w:r>
            <w:rPr>
              <w:rFonts w:ascii="Arial" w:hAnsi="Arial" w:cs="Arial"/>
              <w:noProof/>
            </w:rPr>
            <w:fldChar w:fldCharType="end"/>
          </w:r>
        </w:p>
        <w:p w14:paraId="78DBE740" w14:textId="78F734AF" w:rsidR="0032466F" w:rsidRPr="00580022" w:rsidRDefault="006F2E59" w:rsidP="001E06A4">
          <w:pPr>
            <w:spacing w:line="276" w:lineRule="auto"/>
            <w:jc w:val="both"/>
            <w:rPr>
              <w:rFonts w:ascii="Arial" w:eastAsia="Arial" w:hAnsi="Arial" w:cs="Arial"/>
            </w:rPr>
          </w:pPr>
          <w:r w:rsidRPr="00580022">
            <w:rPr>
              <w:rFonts w:ascii="Arial" w:hAnsi="Arial" w:cs="Arial"/>
            </w:rPr>
            <w:fldChar w:fldCharType="end"/>
          </w:r>
        </w:p>
      </w:sdtContent>
    </w:sdt>
    <w:p w14:paraId="274372F2" w14:textId="58024732" w:rsidR="0032466F" w:rsidRPr="00580022" w:rsidRDefault="006F2E59" w:rsidP="001E06A4">
      <w:pPr>
        <w:pStyle w:val="Heading2"/>
        <w:spacing w:line="276" w:lineRule="auto"/>
        <w:jc w:val="both"/>
      </w:pPr>
      <w:bookmarkStart w:id="25" w:name="_Toc12888200"/>
      <w:r w:rsidRPr="00580022">
        <w:t>Bacterial strains</w:t>
      </w:r>
      <w:bookmarkEnd w:id="25"/>
      <w:r w:rsidRPr="00580022">
        <w:t xml:space="preserve"> </w:t>
      </w:r>
    </w:p>
    <w:p w14:paraId="6EC1FE95" w14:textId="5CA8D70E" w:rsidR="0032466F" w:rsidRPr="00580022" w:rsidRDefault="006F2E59" w:rsidP="00382EAF">
      <w:pPr>
        <w:spacing w:line="276" w:lineRule="auto"/>
        <w:jc w:val="both"/>
        <w:rPr>
          <w:rFonts w:ascii="Arial" w:eastAsia="Arial" w:hAnsi="Arial" w:cs="Arial"/>
          <w:sz w:val="22"/>
          <w:szCs w:val="22"/>
        </w:rPr>
      </w:pPr>
      <w:r w:rsidRPr="00580022">
        <w:rPr>
          <w:rFonts w:ascii="Arial" w:eastAsia="Arial" w:hAnsi="Arial" w:cs="Arial"/>
          <w:sz w:val="22"/>
          <w:szCs w:val="22"/>
        </w:rPr>
        <w:t xml:space="preserve">Bacterial strains were grown in M9 (Sigma Aldrich) minimal medium supplemented with 0.5 % glucose, 1 mM magnesium sulphate and 0.1 mM calcium chloride, unless otherwise specified. </w:t>
      </w:r>
      <w:r w:rsidRPr="00580022">
        <w:rPr>
          <w:rFonts w:ascii="Arial" w:eastAsia="Arial" w:hAnsi="Arial" w:cs="Arial"/>
          <w:i/>
          <w:sz w:val="22"/>
          <w:szCs w:val="22"/>
        </w:rPr>
        <w:t xml:space="preserve">V. cholerae </w:t>
      </w:r>
      <w:r w:rsidRPr="00580022">
        <w:rPr>
          <w:rFonts w:ascii="Arial" w:eastAsia="Arial" w:hAnsi="Arial" w:cs="Arial"/>
          <w:sz w:val="22"/>
          <w:szCs w:val="22"/>
        </w:rPr>
        <w:t>V52 (O37 serogroup)</w:t>
      </w:r>
      <w:r w:rsidR="0058318A" w:rsidRPr="00580022">
        <w:rPr>
          <w:rFonts w:ascii="Arial" w:eastAsia="Arial" w:hAnsi="Arial" w:cs="Arial"/>
          <w:sz w:val="22"/>
          <w:szCs w:val="22"/>
        </w:rPr>
        <w:t xml:space="preserve"> </w:t>
      </w:r>
      <w:r w:rsidRPr="00580022">
        <w:rPr>
          <w:rFonts w:ascii="Arial" w:eastAsia="Arial" w:hAnsi="Arial" w:cs="Arial"/>
          <w:sz w:val="22"/>
          <w:szCs w:val="22"/>
        </w:rPr>
        <w:t xml:space="preserve">and the Enterotoxigenic </w:t>
      </w:r>
      <w:r w:rsidRPr="00580022">
        <w:rPr>
          <w:rFonts w:ascii="Arial" w:eastAsia="Arial" w:hAnsi="Arial" w:cs="Arial"/>
          <w:i/>
          <w:sz w:val="22"/>
          <w:szCs w:val="22"/>
        </w:rPr>
        <w:t xml:space="preserve">Escherichia coli </w:t>
      </w:r>
      <w:r w:rsidRPr="00580022">
        <w:rPr>
          <w:rFonts w:ascii="Arial" w:eastAsia="Arial" w:hAnsi="Arial" w:cs="Arial"/>
          <w:sz w:val="22"/>
          <w:szCs w:val="22"/>
        </w:rPr>
        <w:t xml:space="preserve">strains (ETEC E616 and ETEC E36) were a kind gift from Prof. Sun </w:t>
      </w:r>
      <w:proofErr w:type="spellStart"/>
      <w:r w:rsidRPr="00580022">
        <w:rPr>
          <w:rFonts w:ascii="Arial" w:eastAsia="Arial" w:hAnsi="Arial" w:cs="Arial"/>
          <w:sz w:val="22"/>
          <w:szCs w:val="22"/>
        </w:rPr>
        <w:t>Nyunt</w:t>
      </w:r>
      <w:proofErr w:type="spellEnd"/>
      <w:r w:rsidRPr="00580022">
        <w:rPr>
          <w:rFonts w:ascii="Arial" w:eastAsia="Arial" w:hAnsi="Arial" w:cs="Arial"/>
          <w:sz w:val="22"/>
          <w:szCs w:val="22"/>
        </w:rPr>
        <w:t xml:space="preserve"> Wai, </w:t>
      </w:r>
      <w:proofErr w:type="spellStart"/>
      <w:r w:rsidRPr="00580022">
        <w:rPr>
          <w:rFonts w:ascii="Arial" w:eastAsia="Arial" w:hAnsi="Arial" w:cs="Arial"/>
          <w:sz w:val="22"/>
          <w:szCs w:val="22"/>
        </w:rPr>
        <w:t>Umeå</w:t>
      </w:r>
      <w:proofErr w:type="spellEnd"/>
      <w:r w:rsidRPr="00580022">
        <w:rPr>
          <w:rFonts w:ascii="Arial" w:eastAsia="Arial" w:hAnsi="Arial" w:cs="Arial"/>
          <w:sz w:val="22"/>
          <w:szCs w:val="22"/>
        </w:rPr>
        <w:t xml:space="preserve"> University, Sweden.</w:t>
      </w:r>
    </w:p>
    <w:p w14:paraId="23508DE5" w14:textId="434C78BC" w:rsidR="0032466F" w:rsidRPr="00580022" w:rsidDel="00F733B5" w:rsidRDefault="006F2E59" w:rsidP="001E06A4">
      <w:pPr>
        <w:pStyle w:val="Heading2"/>
        <w:spacing w:line="276" w:lineRule="auto"/>
        <w:jc w:val="both"/>
        <w:rPr>
          <w:del w:id="26" w:author="Microsoft Office User" w:date="2020-05-11T11:14:00Z"/>
        </w:rPr>
      </w:pPr>
      <w:bookmarkStart w:id="27" w:name="_Toc12888201"/>
      <w:del w:id="28" w:author="Microsoft Office User" w:date="2020-05-11T11:14:00Z">
        <w:r w:rsidRPr="00580022" w:rsidDel="00F733B5">
          <w:delText>Growth Curve and CFU Measurements</w:delText>
        </w:r>
        <w:bookmarkEnd w:id="27"/>
      </w:del>
    </w:p>
    <w:p w14:paraId="64605618" w14:textId="651C29E0" w:rsidR="0032466F" w:rsidRPr="00580022" w:rsidDel="00F733B5" w:rsidRDefault="006F2E59" w:rsidP="001E06A4">
      <w:pPr>
        <w:pBdr>
          <w:top w:val="nil"/>
          <w:left w:val="nil"/>
          <w:bottom w:val="nil"/>
          <w:right w:val="nil"/>
          <w:between w:val="nil"/>
        </w:pBdr>
        <w:spacing w:line="276" w:lineRule="auto"/>
        <w:jc w:val="both"/>
        <w:rPr>
          <w:del w:id="29" w:author="Microsoft Office User" w:date="2020-05-11T11:14:00Z"/>
          <w:rFonts w:ascii="Arial" w:eastAsia="Arial" w:hAnsi="Arial" w:cs="Arial"/>
          <w:sz w:val="22"/>
          <w:szCs w:val="22"/>
        </w:rPr>
      </w:pPr>
      <w:del w:id="30" w:author="Microsoft Office User" w:date="2020-05-11T11:14:00Z">
        <w:r w:rsidRPr="00580022" w:rsidDel="00F733B5">
          <w:rPr>
            <w:rFonts w:ascii="Arial" w:eastAsia="Arial" w:hAnsi="Arial" w:cs="Arial"/>
            <w:i/>
            <w:sz w:val="22"/>
            <w:szCs w:val="22"/>
          </w:rPr>
          <w:delText>V. cholerae</w:delText>
        </w:r>
        <w:r w:rsidRPr="00580022" w:rsidDel="00F733B5">
          <w:rPr>
            <w:rFonts w:ascii="Arial" w:eastAsia="Arial" w:hAnsi="Arial" w:cs="Arial"/>
            <w:sz w:val="22"/>
            <w:szCs w:val="22"/>
          </w:rPr>
          <w:delText xml:space="preserve"> and ETEC were grown either individually (mono-cultures – V52, E616 and E36) or in combination (co-cultures – V52/E616 and V52/E36) at 37 °C at 200 rpm. Co-cultures were started with equal concentrations of each strain. The absorbance (OD</w:delText>
        </w:r>
        <w:r w:rsidRPr="00580022" w:rsidDel="00F733B5">
          <w:rPr>
            <w:rFonts w:ascii="Arial" w:eastAsia="Arial" w:hAnsi="Arial" w:cs="Arial"/>
            <w:sz w:val="22"/>
            <w:szCs w:val="22"/>
            <w:vertAlign w:val="subscript"/>
          </w:rPr>
          <w:delText>600</w:delText>
        </w:r>
        <w:r w:rsidRPr="00580022" w:rsidDel="00F733B5">
          <w:rPr>
            <w:rFonts w:ascii="Arial" w:eastAsia="Arial" w:hAnsi="Arial" w:cs="Arial"/>
            <w:sz w:val="22"/>
            <w:szCs w:val="22"/>
          </w:rPr>
          <w:delText xml:space="preserve">) was measured every 1h over a period of </w:delText>
        </w:r>
      </w:del>
      <w:del w:id="31" w:author="Microsoft Office User" w:date="2020-02-16T09:16:00Z">
        <w:r w:rsidRPr="00580022" w:rsidDel="00BA7FFC">
          <w:rPr>
            <w:rFonts w:ascii="Arial" w:eastAsia="Arial" w:hAnsi="Arial" w:cs="Arial"/>
            <w:sz w:val="22"/>
            <w:szCs w:val="22"/>
          </w:rPr>
          <w:delText>7</w:delText>
        </w:r>
      </w:del>
      <w:del w:id="32" w:author="Microsoft Office User" w:date="2020-05-11T11:14:00Z">
        <w:r w:rsidRPr="00580022" w:rsidDel="00F733B5">
          <w:rPr>
            <w:rFonts w:ascii="Arial" w:eastAsia="Arial" w:hAnsi="Arial" w:cs="Arial"/>
            <w:sz w:val="22"/>
            <w:szCs w:val="22"/>
          </w:rPr>
          <w:delText>h for the growth curve measurements. Simultaneously, at every hour, an aliquot was taken from each culture flask, serially diluted and 5</w:delText>
        </w:r>
        <w:r w:rsidR="00135F3B" w:rsidDel="00F733B5">
          <w:rPr>
            <w:rFonts w:ascii="Arial" w:eastAsia="Arial" w:hAnsi="Arial" w:cs="Arial"/>
            <w:sz w:val="22"/>
            <w:szCs w:val="22"/>
          </w:rPr>
          <w:delText xml:space="preserve"> </w:delText>
        </w:r>
        <w:r w:rsidRPr="00580022" w:rsidDel="00F733B5">
          <w:rPr>
            <w:rFonts w:ascii="Arial" w:eastAsia="Arial" w:hAnsi="Arial" w:cs="Arial"/>
            <w:sz w:val="22"/>
            <w:szCs w:val="22"/>
          </w:rPr>
          <w:delText>µL were spotted (three technical replicates) on agar plates containing appropriate antibiotics (100</w:delText>
        </w:r>
        <w:r w:rsidR="00135F3B" w:rsidDel="00F733B5">
          <w:rPr>
            <w:rFonts w:ascii="Arial" w:eastAsia="Arial" w:hAnsi="Arial" w:cs="Arial"/>
            <w:sz w:val="22"/>
            <w:szCs w:val="22"/>
          </w:rPr>
          <w:delText xml:space="preserve"> </w:delText>
        </w:r>
        <w:r w:rsidRPr="00580022" w:rsidDel="00F733B5">
          <w:rPr>
            <w:rFonts w:ascii="Arial" w:eastAsia="Arial" w:hAnsi="Arial" w:cs="Arial"/>
            <w:sz w:val="22"/>
            <w:szCs w:val="22"/>
          </w:rPr>
          <w:delText>µg/mL of rifampicin or 15</w:delText>
        </w:r>
        <w:r w:rsidR="00135F3B" w:rsidDel="00F733B5">
          <w:rPr>
            <w:rFonts w:ascii="Arial" w:eastAsia="Arial" w:hAnsi="Arial" w:cs="Arial"/>
            <w:sz w:val="22"/>
            <w:szCs w:val="22"/>
          </w:rPr>
          <w:delText xml:space="preserve"> </w:delText>
        </w:r>
        <w:r w:rsidRPr="00580022" w:rsidDel="00F733B5">
          <w:rPr>
            <w:rFonts w:ascii="Arial" w:eastAsia="Arial" w:hAnsi="Arial" w:cs="Arial"/>
            <w:sz w:val="22"/>
            <w:szCs w:val="22"/>
          </w:rPr>
          <w:delText xml:space="preserve">µg/mL of tetracycline). </w:delText>
        </w:r>
        <w:r w:rsidR="0045562B" w:rsidRPr="00580022" w:rsidDel="00F733B5">
          <w:rPr>
            <w:rFonts w:ascii="Arial" w:hAnsi="Arial" w:cs="Arial"/>
            <w:i/>
            <w:color w:val="000000"/>
            <w:sz w:val="22"/>
            <w:szCs w:val="22"/>
          </w:rPr>
          <w:delText>V. cholerae</w:delText>
        </w:r>
        <w:r w:rsidR="0045562B" w:rsidRPr="00580022" w:rsidDel="00F733B5">
          <w:rPr>
            <w:rFonts w:ascii="Arial" w:hAnsi="Arial" w:cs="Arial"/>
            <w:color w:val="000000"/>
            <w:sz w:val="22"/>
            <w:szCs w:val="22"/>
          </w:rPr>
          <w:delText xml:space="preserve"> is resistant to rifampicin and ETEC is resistant to tetracycline. </w:delText>
        </w:r>
        <w:r w:rsidRPr="00580022" w:rsidDel="00F733B5">
          <w:rPr>
            <w:rFonts w:ascii="Arial" w:eastAsia="Arial" w:hAnsi="Arial" w:cs="Arial"/>
            <w:sz w:val="22"/>
            <w:szCs w:val="22"/>
          </w:rPr>
          <w:delText xml:space="preserve">V52 mono-cultures were spotted on rifampicin plates whereas ETEC E616 and E36 mono-cultures were spotted on tetracycline plates. All co-cultures were spotted on both sets of antibiotic plates. All plates were incubated for a period of </w:delText>
        </w:r>
        <w:commentRangeStart w:id="33"/>
        <w:r w:rsidRPr="00580022" w:rsidDel="00F733B5">
          <w:rPr>
            <w:rFonts w:ascii="Arial" w:eastAsia="Arial" w:hAnsi="Arial" w:cs="Arial"/>
            <w:sz w:val="22"/>
            <w:szCs w:val="22"/>
          </w:rPr>
          <w:delText xml:space="preserve">12-16h </w:delText>
        </w:r>
        <w:commentRangeEnd w:id="33"/>
        <w:r w:rsidR="00BA7FFC" w:rsidDel="00F733B5">
          <w:rPr>
            <w:rStyle w:val="CommentReference"/>
          </w:rPr>
          <w:commentReference w:id="33"/>
        </w:r>
        <w:r w:rsidRPr="00580022" w:rsidDel="00F733B5">
          <w:rPr>
            <w:rFonts w:ascii="Arial" w:eastAsia="Arial" w:hAnsi="Arial" w:cs="Arial"/>
            <w:sz w:val="22"/>
            <w:szCs w:val="22"/>
          </w:rPr>
          <w:delText>at 37 °C after which the colonies were counted and the cfu/mL was calculated based on the formula:</w:delText>
        </w:r>
      </w:del>
    </w:p>
    <w:p w14:paraId="5ED3B0A2" w14:textId="047F51B7" w:rsidR="0032466F" w:rsidRPr="00580022" w:rsidDel="00F733B5" w:rsidRDefault="0032466F" w:rsidP="001E06A4">
      <w:pPr>
        <w:pBdr>
          <w:top w:val="nil"/>
          <w:left w:val="nil"/>
          <w:bottom w:val="nil"/>
          <w:right w:val="nil"/>
          <w:between w:val="nil"/>
        </w:pBdr>
        <w:spacing w:line="276" w:lineRule="auto"/>
        <w:jc w:val="both"/>
        <w:rPr>
          <w:del w:id="34" w:author="Microsoft Office User" w:date="2020-05-11T11:14:00Z"/>
          <w:rFonts w:ascii="Arial" w:eastAsia="Arial" w:hAnsi="Arial" w:cs="Arial"/>
          <w:sz w:val="22"/>
          <w:szCs w:val="22"/>
        </w:rPr>
      </w:pPr>
    </w:p>
    <w:p w14:paraId="7A2C0F7D" w14:textId="658C68DE" w:rsidR="0032466F" w:rsidRPr="00580022" w:rsidDel="00F733B5" w:rsidRDefault="006F2E59" w:rsidP="001E06A4">
      <w:pPr>
        <w:pBdr>
          <w:top w:val="nil"/>
          <w:left w:val="nil"/>
          <w:bottom w:val="nil"/>
          <w:right w:val="nil"/>
          <w:between w:val="nil"/>
        </w:pBdr>
        <w:spacing w:line="276" w:lineRule="auto"/>
        <w:jc w:val="both"/>
        <w:rPr>
          <w:del w:id="35" w:author="Microsoft Office User" w:date="2020-05-11T11:14:00Z"/>
          <w:rFonts w:ascii="Arial" w:eastAsia="Arial" w:hAnsi="Arial" w:cs="Arial"/>
          <w:sz w:val="22"/>
          <w:szCs w:val="22"/>
        </w:rPr>
      </w:pPr>
      <w:del w:id="36" w:author="Microsoft Office User" w:date="2020-05-11T11:14:00Z">
        <w:r w:rsidRPr="00580022" w:rsidDel="00F733B5">
          <w:rPr>
            <w:rFonts w:ascii="Arial" w:eastAsia="Arial" w:hAnsi="Arial" w:cs="Arial"/>
            <w:sz w:val="22"/>
            <w:szCs w:val="22"/>
          </w:rPr>
          <w:delText>cfu/mL = (number of colonies/volume spotted)/dilution</w:delText>
        </w:r>
      </w:del>
    </w:p>
    <w:p w14:paraId="075B2A0C" w14:textId="56A008BB" w:rsidR="0032466F" w:rsidRPr="00580022" w:rsidDel="00F733B5" w:rsidRDefault="0032466F" w:rsidP="001E06A4">
      <w:pPr>
        <w:pBdr>
          <w:top w:val="nil"/>
          <w:left w:val="nil"/>
          <w:bottom w:val="nil"/>
          <w:right w:val="nil"/>
          <w:between w:val="nil"/>
        </w:pBdr>
        <w:spacing w:line="276" w:lineRule="auto"/>
        <w:jc w:val="both"/>
        <w:rPr>
          <w:del w:id="37" w:author="Microsoft Office User" w:date="2020-05-11T11:14:00Z"/>
          <w:rFonts w:ascii="Arial" w:eastAsia="Arial" w:hAnsi="Arial" w:cs="Arial"/>
          <w:sz w:val="22"/>
          <w:szCs w:val="22"/>
        </w:rPr>
      </w:pPr>
    </w:p>
    <w:p w14:paraId="4F68B6BF" w14:textId="2A80D60E" w:rsidR="0032466F" w:rsidRPr="00580022" w:rsidDel="00F733B5" w:rsidRDefault="006F2E59" w:rsidP="001E06A4">
      <w:pPr>
        <w:pBdr>
          <w:top w:val="nil"/>
          <w:left w:val="nil"/>
          <w:bottom w:val="nil"/>
          <w:right w:val="nil"/>
          <w:between w:val="nil"/>
        </w:pBdr>
        <w:spacing w:line="276" w:lineRule="auto"/>
        <w:jc w:val="both"/>
        <w:rPr>
          <w:del w:id="38" w:author="Microsoft Office User" w:date="2020-05-11T11:14:00Z"/>
          <w:rFonts w:ascii="Arial" w:eastAsia="Arial" w:hAnsi="Arial" w:cs="Arial"/>
          <w:sz w:val="22"/>
          <w:szCs w:val="22"/>
        </w:rPr>
      </w:pPr>
      <w:del w:id="39" w:author="Microsoft Office User" w:date="2020-05-11T11:14:00Z">
        <w:r w:rsidRPr="00580022" w:rsidDel="00F733B5">
          <w:rPr>
            <w:rFonts w:ascii="Arial" w:eastAsia="Arial" w:hAnsi="Arial" w:cs="Arial"/>
            <w:sz w:val="22"/>
            <w:szCs w:val="22"/>
          </w:rPr>
          <w:delText>To ensure biological reproducibility, experiments were performed in triplicates.</w:delText>
        </w:r>
      </w:del>
    </w:p>
    <w:p w14:paraId="7F37938D" w14:textId="3CBD0469" w:rsidR="0032466F" w:rsidRPr="00580022" w:rsidDel="00F733B5" w:rsidRDefault="006F2E59" w:rsidP="001E06A4">
      <w:pPr>
        <w:pStyle w:val="Heading2"/>
        <w:spacing w:line="276" w:lineRule="auto"/>
        <w:jc w:val="both"/>
        <w:rPr>
          <w:del w:id="40" w:author="Microsoft Office User" w:date="2020-05-11T11:14:00Z"/>
        </w:rPr>
      </w:pPr>
      <w:bookmarkStart w:id="41" w:name="_Toc12888202"/>
      <w:del w:id="42" w:author="Microsoft Office User" w:date="2020-05-11T11:14:00Z">
        <w:r w:rsidRPr="00580022" w:rsidDel="00F733B5">
          <w:delText>DNA extraction</w:delText>
        </w:r>
        <w:r w:rsidR="0086453B" w:rsidRPr="00580022" w:rsidDel="00F733B5">
          <w:delText xml:space="preserve"> sequencing</w:delText>
        </w:r>
        <w:bookmarkEnd w:id="41"/>
      </w:del>
    </w:p>
    <w:p w14:paraId="12248415" w14:textId="7D5D7274" w:rsidR="0032466F" w:rsidRPr="00580022" w:rsidDel="00F733B5" w:rsidRDefault="006F2E59" w:rsidP="001E06A4">
      <w:pPr>
        <w:spacing w:line="276" w:lineRule="auto"/>
        <w:jc w:val="both"/>
        <w:rPr>
          <w:del w:id="43" w:author="Microsoft Office User" w:date="2020-05-11T11:14:00Z"/>
          <w:rFonts w:ascii="Arial" w:eastAsia="Arial" w:hAnsi="Arial" w:cs="Arial"/>
          <w:sz w:val="22"/>
          <w:szCs w:val="22"/>
        </w:rPr>
      </w:pPr>
      <w:del w:id="44" w:author="Microsoft Office User" w:date="2020-05-11T11:14:00Z">
        <w:r w:rsidRPr="00580022" w:rsidDel="00F733B5">
          <w:rPr>
            <w:rFonts w:ascii="Arial" w:eastAsia="Arial" w:hAnsi="Arial" w:cs="Arial"/>
            <w:sz w:val="22"/>
            <w:szCs w:val="22"/>
          </w:rPr>
          <w:delText xml:space="preserve">Genomic DNA and plasmids (in case of ETEC) were extracted from bacterial cells for the purpose of whole genome sequencing. </w:delText>
        </w:r>
        <w:r w:rsidRPr="00580022" w:rsidDel="00F733B5">
          <w:rPr>
            <w:rFonts w:ascii="Arial" w:eastAsia="Arial" w:hAnsi="Arial" w:cs="Arial"/>
            <w:i/>
            <w:sz w:val="22"/>
            <w:szCs w:val="22"/>
          </w:rPr>
          <w:delText xml:space="preserve">V. cholerae </w:delText>
        </w:r>
        <w:r w:rsidRPr="00580022" w:rsidDel="00F733B5">
          <w:rPr>
            <w:rFonts w:ascii="Arial" w:eastAsia="Arial" w:hAnsi="Arial" w:cs="Arial"/>
            <w:sz w:val="22"/>
            <w:szCs w:val="22"/>
          </w:rPr>
          <w:delText>and ETEC cells (mono-cultures) were inoculated in rich LB (Sigma Aldrich) medium and grown at 37 °C at 200 rpm until stationary phase. Subsequently cells were harvested and lysed and the genomic DNA was extracted using the DNeasy® Blood &amp; Tissue Kit (Qiagen), according to manufacturer’s instructions. Plasmid DNA from both the ETEC strains was additionally isolated using the Gene Jet Plasmid Miniprep Kit (Thermo Scientific) by following the manufacturer’s instructions.</w:delText>
        </w:r>
      </w:del>
    </w:p>
    <w:p w14:paraId="1DEBD6D9" w14:textId="71B977D1" w:rsidR="0032466F" w:rsidRPr="00580022" w:rsidDel="00F733B5" w:rsidRDefault="006F2E59" w:rsidP="001E06A4">
      <w:pPr>
        <w:spacing w:line="276" w:lineRule="auto"/>
        <w:jc w:val="both"/>
        <w:rPr>
          <w:del w:id="45" w:author="Microsoft Office User" w:date="2020-05-11T11:14:00Z"/>
          <w:rFonts w:ascii="Arial" w:eastAsia="Arial" w:hAnsi="Arial" w:cs="Arial"/>
          <w:sz w:val="22"/>
          <w:szCs w:val="22"/>
        </w:rPr>
      </w:pPr>
      <w:del w:id="46" w:author="Microsoft Office User" w:date="2020-05-11T11:14:00Z">
        <w:r w:rsidRPr="00580022" w:rsidDel="00F733B5">
          <w:rPr>
            <w:rFonts w:ascii="Arial" w:eastAsia="Arial" w:hAnsi="Arial" w:cs="Arial"/>
            <w:sz w:val="22"/>
            <w:szCs w:val="22"/>
          </w:rPr>
          <w:delText xml:space="preserve"> </w:delText>
        </w:r>
      </w:del>
    </w:p>
    <w:p w14:paraId="784C4BDB" w14:textId="53265A04" w:rsidR="0032466F" w:rsidRPr="00580022" w:rsidDel="00F733B5" w:rsidRDefault="006F2E59" w:rsidP="001E06A4">
      <w:pPr>
        <w:pStyle w:val="Heading2"/>
        <w:pBdr>
          <w:top w:val="nil"/>
          <w:left w:val="nil"/>
          <w:bottom w:val="nil"/>
          <w:right w:val="nil"/>
          <w:between w:val="nil"/>
        </w:pBdr>
        <w:spacing w:line="276" w:lineRule="auto"/>
        <w:jc w:val="both"/>
        <w:rPr>
          <w:del w:id="47" w:author="Microsoft Office User" w:date="2020-05-11T11:14:00Z"/>
        </w:rPr>
      </w:pPr>
      <w:bookmarkStart w:id="48" w:name="_wzm57au2g3je" w:colFirst="0" w:colLast="0"/>
      <w:bookmarkStart w:id="49" w:name="_Toc12888203"/>
      <w:bookmarkEnd w:id="48"/>
      <w:del w:id="50" w:author="Microsoft Office User" w:date="2020-05-11T11:14:00Z">
        <w:r w:rsidRPr="00580022" w:rsidDel="00F733B5">
          <w:delText xml:space="preserve">RNA </w:delText>
        </w:r>
        <w:r w:rsidR="0086453B" w:rsidRPr="00580022" w:rsidDel="00F733B5">
          <w:delText>extraction and sequencing</w:delText>
        </w:r>
        <w:bookmarkEnd w:id="49"/>
      </w:del>
    </w:p>
    <w:p w14:paraId="57631571" w14:textId="41B1F4A2" w:rsidR="0086453B" w:rsidRPr="00580022" w:rsidDel="00F733B5" w:rsidRDefault="0086453B" w:rsidP="0086453B">
      <w:pPr>
        <w:spacing w:line="276" w:lineRule="auto"/>
        <w:jc w:val="both"/>
        <w:rPr>
          <w:del w:id="51" w:author="Microsoft Office User" w:date="2020-05-11T11:14:00Z"/>
          <w:rFonts w:ascii="Arial" w:eastAsia="Arial" w:hAnsi="Arial" w:cs="Arial"/>
          <w:sz w:val="22"/>
          <w:szCs w:val="22"/>
        </w:rPr>
      </w:pPr>
      <w:del w:id="52" w:author="Microsoft Office User" w:date="2020-05-11T11:14:00Z">
        <w:r w:rsidRPr="00580022" w:rsidDel="00F733B5">
          <w:rPr>
            <w:rFonts w:ascii="Arial" w:eastAsia="Arial" w:hAnsi="Arial" w:cs="Arial"/>
            <w:sz w:val="22"/>
            <w:szCs w:val="22"/>
          </w:rPr>
          <w:delText xml:space="preserve">Sampling of cells for the purpose of RNA extraction was performed as follows: Bacterial cells (mono-cultures and co-cultures of </w:delText>
        </w:r>
        <w:r w:rsidRPr="00580022" w:rsidDel="00F733B5">
          <w:rPr>
            <w:rFonts w:ascii="Arial" w:eastAsia="Arial" w:hAnsi="Arial" w:cs="Arial"/>
            <w:i/>
            <w:sz w:val="22"/>
            <w:szCs w:val="22"/>
          </w:rPr>
          <w:delText xml:space="preserve">V. cholerae </w:delText>
        </w:r>
        <w:r w:rsidRPr="00580022" w:rsidDel="00F733B5">
          <w:rPr>
            <w:rFonts w:ascii="Arial" w:eastAsia="Arial" w:hAnsi="Arial" w:cs="Arial"/>
            <w:sz w:val="22"/>
            <w:szCs w:val="22"/>
          </w:rPr>
          <w:delText>and ETEC) were grown to mid logarithmic phase in shake flasks at 37 °C at 200 rpm. In case of the co-cultures, equal concentrations of individual mono-cultures were inoculated into the same medium from the start. Once the appropriate growth phase was reached, the cells were harvested. RNA was extracted from the harvested cells using the RNeasy</w:delText>
        </w:r>
        <w:r w:rsidRPr="00580022" w:rsidDel="00F733B5">
          <w:rPr>
            <w:rFonts w:ascii="Arial" w:eastAsia="Arial" w:hAnsi="Arial" w:cs="Arial"/>
            <w:sz w:val="22"/>
            <w:szCs w:val="22"/>
            <w:vertAlign w:val="superscript"/>
          </w:rPr>
          <w:delText>®</w:delText>
        </w:r>
        <w:r w:rsidRPr="00580022" w:rsidDel="00F733B5">
          <w:rPr>
            <w:rFonts w:ascii="Arial" w:eastAsia="Arial" w:hAnsi="Arial" w:cs="Arial"/>
            <w:sz w:val="22"/>
            <w:szCs w:val="22"/>
          </w:rPr>
          <w:delText xml:space="preserve">Mini Kit (Qiagen), according to manufacturer’s instructions. Experiments were carried out in triplicates. The RNA extracted was in the range of 200 – 100 ng/µL. </w:delText>
        </w:r>
      </w:del>
    </w:p>
    <w:p w14:paraId="5606A133" w14:textId="6302C92F" w:rsidR="0086453B" w:rsidRPr="00580022" w:rsidDel="00F733B5" w:rsidRDefault="0086453B" w:rsidP="001E06A4">
      <w:pPr>
        <w:pBdr>
          <w:top w:val="nil"/>
          <w:left w:val="nil"/>
          <w:bottom w:val="nil"/>
          <w:right w:val="nil"/>
          <w:between w:val="nil"/>
        </w:pBdr>
        <w:spacing w:line="276" w:lineRule="auto"/>
        <w:jc w:val="both"/>
        <w:rPr>
          <w:del w:id="53" w:author="Microsoft Office User" w:date="2020-05-11T11:14:00Z"/>
          <w:rFonts w:ascii="Arial" w:eastAsia="Arial" w:hAnsi="Arial" w:cs="Arial"/>
          <w:sz w:val="22"/>
          <w:szCs w:val="22"/>
        </w:rPr>
      </w:pPr>
    </w:p>
    <w:p w14:paraId="22070F90" w14:textId="2CD62AC0" w:rsidR="0032466F" w:rsidRPr="00580022" w:rsidDel="00F733B5" w:rsidRDefault="006F2E59" w:rsidP="001E06A4">
      <w:pPr>
        <w:pBdr>
          <w:top w:val="nil"/>
          <w:left w:val="nil"/>
          <w:bottom w:val="nil"/>
          <w:right w:val="nil"/>
          <w:between w:val="nil"/>
        </w:pBdr>
        <w:spacing w:line="276" w:lineRule="auto"/>
        <w:jc w:val="both"/>
        <w:rPr>
          <w:del w:id="54" w:author="Microsoft Office User" w:date="2020-05-11T11:14:00Z"/>
          <w:rFonts w:ascii="Arial" w:eastAsia="Arial" w:hAnsi="Arial" w:cs="Arial"/>
          <w:sz w:val="22"/>
          <w:szCs w:val="22"/>
        </w:rPr>
      </w:pPr>
      <w:del w:id="55" w:author="Microsoft Office User" w:date="2020-05-11T11:14:00Z">
        <w:r w:rsidRPr="00580022" w:rsidDel="00F733B5">
          <w:rPr>
            <w:rFonts w:ascii="Arial" w:eastAsia="Arial" w:hAnsi="Arial" w:cs="Arial"/>
            <w:sz w:val="22"/>
            <w:szCs w:val="22"/>
          </w:rPr>
          <w:delText>The RNA integrity (RNA Integrity Score</w:delText>
        </w:r>
        <w:r w:rsidR="00907AE1" w:rsidRPr="00580022" w:rsidDel="00F733B5">
          <w:rPr>
            <w:rFonts w:ascii="Arial" w:eastAsia="Arial" w:hAnsi="Arial" w:cs="Arial"/>
            <w:sz w:val="22"/>
            <w:szCs w:val="22"/>
          </w:rPr>
          <w:delText xml:space="preserve"> </w:delText>
        </w:r>
        <w:r w:rsidRPr="00580022" w:rsidDel="00F733B5">
          <w:rPr>
            <w:rFonts w:ascii="Arial" w:eastAsia="Arial" w:hAnsi="Arial" w:cs="Arial"/>
            <w:sz w:val="22"/>
            <w:szCs w:val="22"/>
          </w:rPr>
          <w:delText>≥</w:delText>
        </w:r>
        <w:r w:rsidR="00907AE1" w:rsidRPr="00580022" w:rsidDel="00F733B5">
          <w:rPr>
            <w:rFonts w:ascii="Arial" w:eastAsia="Arial" w:hAnsi="Arial" w:cs="Arial"/>
            <w:sz w:val="22"/>
            <w:szCs w:val="22"/>
          </w:rPr>
          <w:delText xml:space="preserve"> </w:delText>
        </w:r>
        <w:r w:rsidRPr="00580022" w:rsidDel="00F733B5">
          <w:rPr>
            <w:rFonts w:ascii="Arial" w:eastAsia="Arial" w:hAnsi="Arial" w:cs="Arial"/>
            <w:sz w:val="22"/>
            <w:szCs w:val="22"/>
          </w:rPr>
          <w:delText>8) and quantity was determined on the Agilent 2100 Bioanalyzer (Agilent; Palo Alto, CA, USA). As ribosomal RNA comprises the vast majority of the extracted RNA population, depletion of these molecules through RiboZero-based rRNA depletion was used in efforts to increase the coverage of mRNA and to reduce rRNA reads. For this mRNA enrichment, the Illumina's RiboZeroTMProkaryotic kit was used according to manufacturer's instructions. Briefly, 2µg of total RNA samples was hybridized with prokaryotic rRNA sequence-specific 5′-biotin labeled oligonucleotide probes to selectively deplete large rRNA molecules from total RNA. Then, these rRNA-hybridized, biotinylated probes were removed from the sample with streptavidin-coated magnetic beads. The final RiboZeroTMRNA sample was subjected to thermal mRNA fragmentation using Elute, Prime, and fragment Mix from the Illumina TruSeq stranded total RNA sample preparation kit (Low-Throughput protocol). The fragmented mRNA samples were subjected to cDNA synthesis using the Illumina TruSeq stranded total RNA sample preparation kit (Low-Throughput protocol) according to manufacturer's protocol. Briefly, cDNA was synthesized from enriched and fragmented RNA using SuperScript III Reverse Transcriptase (Invitrogen) and SRA RT primer (Illumina). The cDNA was further converted into double stranded DNA using the reagents supplied in the kit, and the resulting dsDNA was used for library preparation. To this end, cDNA fragments were end-repaired and phosphorylated, followed by adenylation of 3′ends and adapter ligation. Twelve cycles of PCR amplification were then performed, and the library was finally purified with AMPure beads (Beckman Coulter) as per the manufacturer’s instructions.</w:delText>
        </w:r>
      </w:del>
    </w:p>
    <w:p w14:paraId="03ECDCA9" w14:textId="4C7E411D" w:rsidR="0032466F" w:rsidRPr="00580022" w:rsidDel="00F733B5" w:rsidRDefault="006F2E59" w:rsidP="001E06A4">
      <w:pPr>
        <w:pBdr>
          <w:top w:val="nil"/>
          <w:left w:val="nil"/>
          <w:bottom w:val="nil"/>
          <w:right w:val="nil"/>
          <w:between w:val="nil"/>
        </w:pBdr>
        <w:spacing w:line="276" w:lineRule="auto"/>
        <w:jc w:val="both"/>
        <w:rPr>
          <w:del w:id="56" w:author="Microsoft Office User" w:date="2020-05-11T11:14:00Z"/>
          <w:rFonts w:ascii="Arial" w:eastAsia="Arial" w:hAnsi="Arial" w:cs="Arial"/>
          <w:sz w:val="22"/>
          <w:szCs w:val="22"/>
        </w:rPr>
      </w:pPr>
      <w:del w:id="57" w:author="Microsoft Office User" w:date="2020-05-11T11:14:00Z">
        <w:r w:rsidRPr="00580022" w:rsidDel="00F733B5">
          <w:rPr>
            <w:rFonts w:ascii="Arial" w:eastAsia="Arial" w:hAnsi="Arial" w:cs="Arial"/>
            <w:sz w:val="22"/>
            <w:szCs w:val="22"/>
          </w:rPr>
          <w:delText xml:space="preserve"> </w:delText>
        </w:r>
      </w:del>
    </w:p>
    <w:p w14:paraId="30D9EE9A" w14:textId="22702686" w:rsidR="0032466F" w:rsidRPr="00580022" w:rsidDel="00F733B5" w:rsidRDefault="006F2E59" w:rsidP="001E06A4">
      <w:pPr>
        <w:pBdr>
          <w:top w:val="nil"/>
          <w:left w:val="nil"/>
          <w:bottom w:val="nil"/>
          <w:right w:val="nil"/>
          <w:between w:val="nil"/>
        </w:pBdr>
        <w:spacing w:line="276" w:lineRule="auto"/>
        <w:jc w:val="both"/>
        <w:rPr>
          <w:del w:id="58" w:author="Microsoft Office User" w:date="2020-05-11T11:14:00Z"/>
          <w:rFonts w:ascii="Arial" w:hAnsi="Arial" w:cs="Arial"/>
          <w:sz w:val="22"/>
          <w:szCs w:val="22"/>
        </w:rPr>
      </w:pPr>
      <w:del w:id="59" w:author="Microsoft Office User" w:date="2020-05-11T11:14:00Z">
        <w:r w:rsidRPr="00580022" w:rsidDel="00F733B5">
          <w:rPr>
            <w:rFonts w:ascii="Arial" w:eastAsia="Arial" w:hAnsi="Arial" w:cs="Arial"/>
            <w:sz w:val="22"/>
            <w:szCs w:val="22"/>
          </w:rPr>
          <w:delText>The resulting libraries were quality-controlled on a Bioanalyser DNA1000 chip (Agilent). The bar-coded cDNA libraries were pooled together in equal concentrations in one pool before sequencing on Illumina HiSeq4000 using the TruSeq PE Cluster Generation Kit and TruSeq SBS Kit. Data were processed with the Illumina Pipeline Software v2.1.</w:delText>
        </w:r>
      </w:del>
    </w:p>
    <w:p w14:paraId="33A34E0E" w14:textId="77777777" w:rsidR="0032466F" w:rsidRPr="00580022" w:rsidRDefault="0032466F" w:rsidP="001E06A4">
      <w:pPr>
        <w:spacing w:line="276" w:lineRule="auto"/>
        <w:jc w:val="both"/>
        <w:rPr>
          <w:rFonts w:ascii="Arial" w:eastAsia="Arial" w:hAnsi="Arial" w:cs="Arial"/>
          <w:sz w:val="22"/>
          <w:szCs w:val="22"/>
        </w:rPr>
      </w:pPr>
    </w:p>
    <w:p w14:paraId="1AF64D33" w14:textId="77777777" w:rsidR="0032466F" w:rsidRPr="00580022" w:rsidRDefault="006F2E59" w:rsidP="001E06A4">
      <w:pPr>
        <w:pStyle w:val="Heading2"/>
        <w:spacing w:line="276" w:lineRule="auto"/>
        <w:jc w:val="both"/>
      </w:pPr>
      <w:bookmarkStart w:id="60" w:name="_Toc12888204"/>
      <w:r w:rsidRPr="00580022">
        <w:t>Genome sequencing, assembly and annotation</w:t>
      </w:r>
      <w:bookmarkEnd w:id="60"/>
    </w:p>
    <w:p w14:paraId="75FC5665" w14:textId="429E7DC7" w:rsidR="0032466F" w:rsidRPr="00580022" w:rsidRDefault="006F2E59" w:rsidP="005F162B">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Genome sequences were assembled using SP</w:t>
      </w:r>
      <w:r w:rsidR="005F162B" w:rsidRPr="00580022">
        <w:rPr>
          <w:rFonts w:ascii="Arial" w:eastAsia="Arial" w:hAnsi="Arial" w:cs="Arial"/>
          <w:sz w:val="22"/>
          <w:szCs w:val="22"/>
        </w:rPr>
        <w:t>A</w:t>
      </w:r>
      <w:r w:rsidRPr="00580022">
        <w:rPr>
          <w:rFonts w:ascii="Arial" w:eastAsia="Arial" w:hAnsi="Arial" w:cs="Arial"/>
          <w:sz w:val="22"/>
          <w:szCs w:val="22"/>
        </w:rPr>
        <w:t>des</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&lt;EndNote&gt;&lt;Cite&gt;&lt;Author&gt;Bankevich&lt;/Author&gt;&lt;Year&gt;2012&lt;/Year&gt;&lt;RecNum&gt;180&lt;/RecNum&gt;&lt;DisplayText&gt;&lt;style face="superscript"&gt;1&lt;/style&gt;&lt;/DisplayText&gt;&lt;record&gt;&lt;rec-number&gt;180&lt;/rec-number&gt;&lt;foreign-keys&gt;&lt;key app="EN" db-id="tvdd9dte5dxw0oezzsnpra9fve5f9f5z2f90" timestamp="1549280751"&gt;180&lt;/key&gt;&lt;/foreign-keys&gt;&lt;ref-type name="Journal Article"&gt;17&lt;/ref-type&gt;&lt;contributors&gt;&lt;authors&gt;&lt;author&gt;Bankevich, A.&lt;/author&gt;&lt;author&gt;Nurk, S.&lt;/author&gt;&lt;author&gt;Antipov, D.&lt;/author&gt;&lt;author&gt;Gurevich, A. A.&lt;/author&gt;&lt;author&gt;Dvorkin, M.&lt;/author&gt;&lt;author&gt;Kulikov, A. S.&lt;/author&gt;&lt;author&gt;Lesin, V. M.&lt;/author&gt;&lt;author&gt;Nikolenko, S. I.&lt;/author&gt;&lt;author&gt;Pham, S.&lt;/author&gt;&lt;author&gt;Prjibelski, A. D.&lt;/author&gt;&lt;author&gt;Pyshkin, A. V.&lt;/author&gt;&lt;author&gt;Sirotkin, A. V.&lt;/author&gt;&lt;author&gt;Vyahhi, N.&lt;/author&gt;&lt;author&gt;Tesler, G.&lt;/author&gt;&lt;author&gt;Alekseyev, M. A.&lt;/author&gt;&lt;author&gt;Pevzner, P. A.&lt;/author&gt;&lt;/authors&gt;&lt;/contributors&gt;&lt;auth-address&gt;Algorithmic Biology Laboratory, St. Petersburg Academic University, Russian Academy of Sciences, St. Petersburg, Russia.&lt;/auth-address&gt;&lt;titles&gt;&lt;title&gt;SPAdes: a new genome assembly algorithm and its applications to single-cell sequencing&lt;/title&gt;&lt;secondary-title&gt;J Comput Biol&lt;/secondary-title&gt;&lt;/titles&gt;&lt;periodical&gt;&lt;full-title&gt;J Comput Biol&lt;/full-title&gt;&lt;/periodical&gt;&lt;pages&gt;455-77&lt;/pages&gt;&lt;volume&gt;19&lt;/volume&gt;&lt;number&gt;5&lt;/number&gt;&lt;edition&gt;2012/04/18&lt;/edition&gt;&lt;keywords&gt;&lt;keyword&gt;*Algorithms&lt;/keyword&gt;&lt;keyword&gt;Bacteria/*genetics&lt;/keyword&gt;&lt;keyword&gt;*Genome, Bacterial&lt;/keyword&gt;&lt;keyword&gt;Metagenomics/*methods&lt;/keyword&gt;&lt;keyword&gt;Sequence Analysis, DNA/methods&lt;/keyword&gt;&lt;keyword&gt;Single-Cell Analysis/*methods&lt;/keyword&gt;&lt;/keywords&gt;&lt;dates&gt;&lt;year&gt;2012&lt;/year&gt;&lt;pub-dates&gt;&lt;date&gt;May&lt;/date&gt;&lt;/pub-dates&gt;&lt;/dates&gt;&lt;isbn&gt;1557-8666 (Electronic)&amp;#xD;1066-5277 (Linking)&lt;/isbn&gt;&lt;accession-num&gt;22506599&lt;/accession-num&gt;&lt;urls&gt;&lt;related-urls&gt;&lt;url&gt;https://www.ncbi.nlm.nih.gov/pubmed/22506599&lt;/url&gt;&lt;/related-urls&gt;&lt;/urls&gt;&lt;custom2&gt;PMC3342519&lt;/custom2&gt;&lt;electronic-resource-num&gt;10.1089/cmb.2012.0021&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1</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for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and </w:t>
      </w:r>
      <w:proofErr w:type="spellStart"/>
      <w:r w:rsidRPr="00580022">
        <w:rPr>
          <w:rFonts w:ascii="Arial" w:eastAsia="Arial" w:hAnsi="Arial" w:cs="Arial"/>
          <w:sz w:val="22"/>
          <w:szCs w:val="22"/>
        </w:rPr>
        <w:t>SPades</w:t>
      </w:r>
      <w:proofErr w:type="spellEnd"/>
      <w:r w:rsidRPr="00580022">
        <w:rPr>
          <w:rFonts w:ascii="Arial" w:eastAsia="Arial" w:hAnsi="Arial" w:cs="Arial"/>
          <w:sz w:val="22"/>
          <w:szCs w:val="22"/>
        </w:rPr>
        <w:t xml:space="preserve"> and </w:t>
      </w:r>
      <w:r w:rsidR="005F162B" w:rsidRPr="00580022">
        <w:rPr>
          <w:rFonts w:ascii="Arial" w:eastAsia="Arial" w:hAnsi="Arial" w:cs="Arial"/>
          <w:sz w:val="22"/>
          <w:szCs w:val="22"/>
        </w:rPr>
        <w:t>plasmid</w:t>
      </w:r>
      <w:r w:rsidRPr="00580022">
        <w:rPr>
          <w:rFonts w:ascii="Arial" w:eastAsia="Arial" w:hAnsi="Arial" w:cs="Arial"/>
          <w:sz w:val="22"/>
          <w:szCs w:val="22"/>
        </w:rPr>
        <w:t>SP</w:t>
      </w:r>
      <w:r w:rsidR="005F162B" w:rsidRPr="00580022">
        <w:rPr>
          <w:rFonts w:ascii="Arial" w:eastAsia="Arial" w:hAnsi="Arial" w:cs="Arial"/>
          <w:sz w:val="22"/>
          <w:szCs w:val="22"/>
        </w:rPr>
        <w:t>A</w:t>
      </w:r>
      <w:r w:rsidRPr="00580022">
        <w:rPr>
          <w:rFonts w:ascii="Arial" w:eastAsia="Arial" w:hAnsi="Arial" w:cs="Arial"/>
          <w:sz w:val="22"/>
          <w:szCs w:val="22"/>
        </w:rPr>
        <w:t>des</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&lt;EndNote&gt;&lt;Cite&gt;&lt;Author&gt;Antipov&lt;/Author&gt;&lt;Year&gt;2016&lt;/Year&gt;&lt;RecNum&gt;177&lt;/RecNum&gt;&lt;DisplayText&gt;&lt;style face="superscript"&gt;2&lt;/style&gt;&lt;/DisplayText&gt;&lt;record&gt;&lt;rec-number&gt;177&lt;/rec-number&gt;&lt;foreign-keys&gt;&lt;key app="EN" db-id="tvdd9dte5dxw0oezzsnpra9fve5f9f5z2f90" timestamp="1549280511"&gt;177&lt;/key&gt;&lt;/foreign-keys&gt;&lt;ref-type name="Journal Article"&gt;17&lt;/ref-type&gt;&lt;contributors&gt;&lt;authors&gt;&lt;author&gt;Antipov, D.&lt;/author&gt;&lt;author&gt;Hartwick, N.&lt;/author&gt;&lt;author&gt;Shen, M.&lt;/author&gt;&lt;author&gt;Raiko, M.&lt;/author&gt;&lt;author&gt;Lapidus, A.&lt;/author&gt;&lt;author&gt;Pevzner, P. A.&lt;/author&gt;&lt;/authors&gt;&lt;/contributors&gt;&lt;auth-address&gt;Center for Algorithmic Biotechnology, Institute for Translational Biomedicine, St. Petersburg State University, St. Petersburg, Russia.&amp;#xD;Department of Computer Science and Engineering, University of California, San Diego, CA, USA.&amp;#xD;Bioinformatics and Systems Biology Program, Massachusetts Institute of Technology, Cambridge, MA, USA.&lt;/auth-address&gt;&lt;titles&gt;&lt;title&gt;plasmidSPAdes: assembling plasmids from whole genome sequencing data&lt;/title&gt;&lt;secondary-title&gt;Bioinformatics&lt;/secondary-title&gt;&lt;/titles&gt;&lt;periodical&gt;&lt;full-title&gt;Bioinformatics&lt;/full-title&gt;&lt;/periodical&gt;&lt;pages&gt;3380-3387&lt;/pages&gt;&lt;volume&gt;32&lt;/volume&gt;&lt;number&gt;22&lt;/number&gt;&lt;edition&gt;2016/07/29&lt;/edition&gt;&lt;keywords&gt;&lt;keyword&gt;Algorithms&lt;/keyword&gt;&lt;keyword&gt;*Genome, Bacterial&lt;/keyword&gt;&lt;keyword&gt;Plasmids/*genetics&lt;/keyword&gt;&lt;keyword&gt;Sequence Analysis, DNA&lt;/keyword&gt;&lt;keyword&gt;Software&lt;/keyword&gt;&lt;/keywords&gt;&lt;dates&gt;&lt;year&gt;2016&lt;/year&gt;&lt;pub-dates&gt;&lt;date&gt;Nov 15&lt;/date&gt;&lt;/pub-dates&gt;&lt;/dates&gt;&lt;isbn&gt;1367-4811 (Electronic)&amp;#xD;1367-4803 (Linking)&lt;/isbn&gt;&lt;accession-num&gt;27466620&lt;/accession-num&gt;&lt;urls&gt;&lt;related-urls&gt;&lt;url&gt;https://www.ncbi.nlm.nih.gov/pubmed/27466620&lt;/url&gt;&lt;/related-urls&gt;&lt;/urls&gt;&lt;electronic-resource-num&gt;10.1093/bioinformatics/btw493&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2</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w:t>
      </w:r>
      <w:r w:rsidR="005F162B" w:rsidRPr="00580022">
        <w:rPr>
          <w:rFonts w:ascii="Arial" w:eastAsia="Arial" w:hAnsi="Arial" w:cs="Arial"/>
          <w:sz w:val="22"/>
          <w:szCs w:val="22"/>
        </w:rPr>
        <w:t>f</w:t>
      </w:r>
      <w:r w:rsidRPr="00580022">
        <w:rPr>
          <w:rFonts w:ascii="Arial" w:eastAsia="Arial" w:hAnsi="Arial" w:cs="Arial"/>
          <w:sz w:val="22"/>
          <w:szCs w:val="22"/>
        </w:rPr>
        <w:t>or ETEC E616 and ETEC E36. PATRIC</w: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3</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w:t>
      </w:r>
      <w:proofErr w:type="spellStart"/>
      <w:r w:rsidRPr="00580022">
        <w:rPr>
          <w:rFonts w:ascii="Arial" w:eastAsia="Arial" w:hAnsi="Arial" w:cs="Arial"/>
          <w:sz w:val="22"/>
          <w:szCs w:val="22"/>
        </w:rPr>
        <w:t>eggNOG</w:t>
      </w:r>
      <w:proofErr w:type="spellEnd"/>
      <w:r w:rsidRPr="00580022">
        <w:rPr>
          <w:rFonts w:ascii="Arial" w:eastAsia="Arial" w:hAnsi="Arial" w:cs="Arial"/>
          <w:sz w:val="22"/>
          <w:szCs w:val="22"/>
        </w:rPr>
        <w:t xml:space="preserve"> mapper</w:t>
      </w:r>
      <w:r w:rsidR="005F162B" w:rsidRPr="00580022">
        <w:rPr>
          <w:rFonts w:ascii="Arial" w:eastAsia="Arial" w:hAnsi="Arial" w:cs="Arial"/>
          <w:sz w:val="22"/>
          <w:szCs w:val="22"/>
        </w:rPr>
        <w:fldChar w:fldCharType="begin">
          <w:fldData xml:space="preserve">PEVuZE5vdGU+PENpdGU+PEF1dGhvcj5IdWVydGEtQ2VwYXM8L0F1dGhvcj48WWVhcj4yMDE2PC9Z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PEVuZE5vdGU+PENpdGU+PEF1dGhvcj5IdWVydGEtQ2VwYXM8L0F1dGhvcj48WWVhcj4yMDE2PC9Z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4</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were used for genome annotation. Table S13 shows the details for the genome assembly and genome annotation for each of the three bacterial </w:t>
      </w:r>
      <w:r w:rsidR="005F162B" w:rsidRPr="00580022">
        <w:rPr>
          <w:rFonts w:ascii="Arial" w:eastAsia="Arial" w:hAnsi="Arial" w:cs="Arial"/>
          <w:sz w:val="22"/>
          <w:szCs w:val="22"/>
        </w:rPr>
        <w:t>strains used in this study</w:t>
      </w:r>
      <w:r w:rsidRPr="00580022">
        <w:rPr>
          <w:rFonts w:ascii="Arial" w:eastAsia="Arial" w:hAnsi="Arial" w:cs="Arial"/>
          <w:sz w:val="22"/>
          <w:szCs w:val="22"/>
        </w:rPr>
        <w:t xml:space="preserve">.  </w:t>
      </w:r>
      <w:r w:rsidR="00D64FA5" w:rsidRPr="00580022">
        <w:rPr>
          <w:rFonts w:ascii="Arial" w:eastAsia="Arial" w:hAnsi="Arial" w:cs="Arial"/>
          <w:sz w:val="22"/>
          <w:szCs w:val="22"/>
        </w:rPr>
        <w:t xml:space="preserve">The genome sequence for </w:t>
      </w:r>
      <w:r w:rsidR="00D64FA5" w:rsidRPr="00580022">
        <w:rPr>
          <w:rFonts w:ascii="Arial" w:eastAsia="Arial" w:hAnsi="Arial" w:cs="Arial"/>
          <w:i/>
          <w:iCs/>
          <w:sz w:val="22"/>
          <w:szCs w:val="22"/>
        </w:rPr>
        <w:t>V. cholerae</w:t>
      </w:r>
      <w:r w:rsidR="00D64FA5" w:rsidRPr="00580022">
        <w:rPr>
          <w:rFonts w:ascii="Arial" w:eastAsia="Arial" w:hAnsi="Arial" w:cs="Arial"/>
          <w:sz w:val="22"/>
          <w:szCs w:val="22"/>
        </w:rPr>
        <w:t xml:space="preserve"> V52 was assembled using the reference </w:t>
      </w:r>
      <w:r w:rsidR="00D64FA5" w:rsidRPr="00580022">
        <w:rPr>
          <w:rFonts w:ascii="Arial" w:eastAsia="Arial" w:hAnsi="Arial" w:cs="Arial"/>
          <w:i/>
          <w:iCs/>
          <w:sz w:val="22"/>
          <w:szCs w:val="22"/>
        </w:rPr>
        <w:t>V. cholerae</w:t>
      </w:r>
      <w:r w:rsidR="00D64FA5" w:rsidRPr="00580022">
        <w:rPr>
          <w:rFonts w:ascii="Arial" w:eastAsia="Arial" w:hAnsi="Arial" w:cs="Arial"/>
          <w:sz w:val="22"/>
          <w:szCs w:val="22"/>
        </w:rPr>
        <w:t xml:space="preserve"> O1 biovar El Tor str. N16991 as reference, since this is the closest complete genome sequence available for </w:t>
      </w:r>
      <w:r w:rsidR="00D64FA5" w:rsidRPr="00580022">
        <w:rPr>
          <w:rFonts w:ascii="Arial" w:eastAsia="Arial" w:hAnsi="Arial" w:cs="Arial"/>
          <w:i/>
          <w:iCs/>
          <w:sz w:val="22"/>
          <w:szCs w:val="22"/>
        </w:rPr>
        <w:t>V. cholerae</w:t>
      </w:r>
      <w:r w:rsidR="00D64FA5" w:rsidRPr="00580022">
        <w:rPr>
          <w:rFonts w:ascii="Arial" w:eastAsia="Arial" w:hAnsi="Arial" w:cs="Arial"/>
          <w:sz w:val="22"/>
          <w:szCs w:val="22"/>
        </w:rPr>
        <w:t xml:space="preserve">. As such, our reconstruction effort here is not directed towards building a serotype-specific GEM but rather a </w:t>
      </w:r>
      <w:r w:rsidR="00C959AA" w:rsidRPr="00580022">
        <w:rPr>
          <w:rFonts w:ascii="Arial" w:eastAsia="Arial" w:hAnsi="Arial" w:cs="Arial"/>
          <w:sz w:val="22"/>
          <w:szCs w:val="22"/>
        </w:rPr>
        <w:t xml:space="preserve">GEM that accounts for all metabolic content of </w:t>
      </w:r>
      <w:r w:rsidR="00C959AA" w:rsidRPr="00580022">
        <w:rPr>
          <w:rFonts w:ascii="Arial" w:eastAsia="Arial" w:hAnsi="Arial" w:cs="Arial"/>
          <w:i/>
          <w:iCs/>
          <w:sz w:val="22"/>
          <w:szCs w:val="22"/>
        </w:rPr>
        <w:t>V. cholerae</w:t>
      </w:r>
      <w:r w:rsidR="00C959AA" w:rsidRPr="00580022">
        <w:rPr>
          <w:rFonts w:ascii="Arial" w:eastAsia="Arial" w:hAnsi="Arial" w:cs="Arial"/>
          <w:sz w:val="22"/>
          <w:szCs w:val="22"/>
        </w:rPr>
        <w:t xml:space="preserve"> species regardless of the specific serotype. Future efforts will focus on delineating serotype differences and their functional linkage to the metabolic network</w:t>
      </w:r>
      <w:r w:rsidR="000D3EAF" w:rsidRPr="00580022">
        <w:rPr>
          <w:rFonts w:ascii="Arial" w:eastAsia="Arial" w:hAnsi="Arial" w:cs="Arial"/>
          <w:sz w:val="22"/>
          <w:szCs w:val="22"/>
        </w:rPr>
        <w:t xml:space="preserve"> like what was done for the diverse </w:t>
      </w:r>
      <w:r w:rsidR="000D3EAF" w:rsidRPr="00580022">
        <w:rPr>
          <w:rFonts w:ascii="Arial" w:eastAsia="Arial" w:hAnsi="Arial" w:cs="Arial"/>
          <w:i/>
          <w:iCs/>
          <w:sz w:val="22"/>
          <w:szCs w:val="22"/>
        </w:rPr>
        <w:t>Salmonella</w:t>
      </w:r>
      <w:r w:rsidR="000D3EAF" w:rsidRPr="00580022">
        <w:rPr>
          <w:rFonts w:ascii="Arial" w:eastAsia="Arial" w:hAnsi="Arial" w:cs="Arial"/>
          <w:sz w:val="22"/>
          <w:szCs w:val="22"/>
        </w:rPr>
        <w:t xml:space="preserve"> serovars</w:t>
      </w:r>
      <w:r w:rsidR="005F162B" w:rsidRPr="00580022">
        <w:rPr>
          <w:rFonts w:ascii="Arial" w:eastAsia="Arial" w:hAnsi="Arial" w:cs="Arial"/>
          <w:sz w:val="22"/>
          <w:szCs w:val="22"/>
        </w:rPr>
        <w:fldChar w:fldCharType="begin">
          <w:fldData xml:space="preserve">PEVuZE5vdGU+PENpdGU+PEF1dGhvcj5TZWlmPC9BdXRob3I+PFllYXI+MjAxODwvWWVhcj48UmVj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PEVuZE5vdGU+PENpdGU+PEF1dGhvcj5TZWlmPC9BdXRob3I+PFllYXI+MjAxODwvWWVhcj48UmVj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5</w:t>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t xml:space="preserve">. </w:t>
      </w:r>
      <w:r w:rsidR="00C959AA" w:rsidRPr="00580022">
        <w:rPr>
          <w:rFonts w:ascii="Arial" w:eastAsia="Arial" w:hAnsi="Arial" w:cs="Arial"/>
          <w:sz w:val="22"/>
          <w:szCs w:val="22"/>
        </w:rPr>
        <w:t xml:space="preserve"> </w:t>
      </w:r>
    </w:p>
    <w:p w14:paraId="6C8B5BB9"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394AABF0"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b/>
          <w:sz w:val="22"/>
          <w:szCs w:val="22"/>
        </w:rPr>
        <w:t xml:space="preserve">Table S13| Details for the genome assembly and annotation of </w:t>
      </w:r>
      <w:r w:rsidRPr="00580022">
        <w:rPr>
          <w:rFonts w:ascii="Arial" w:eastAsia="Arial" w:hAnsi="Arial" w:cs="Arial"/>
          <w:b/>
          <w:i/>
          <w:sz w:val="22"/>
          <w:szCs w:val="22"/>
        </w:rPr>
        <w:t>V. cholerae</w:t>
      </w:r>
      <w:r w:rsidRPr="00580022">
        <w:rPr>
          <w:rFonts w:ascii="Arial" w:eastAsia="Arial" w:hAnsi="Arial" w:cs="Arial"/>
          <w:b/>
          <w:sz w:val="22"/>
          <w:szCs w:val="22"/>
        </w:rPr>
        <w:t xml:space="preserve"> V52, ETEC E36 and E616</w:t>
      </w:r>
      <w:r w:rsidRPr="00580022">
        <w:rPr>
          <w:rFonts w:ascii="Arial" w:eastAsia="Arial" w:hAnsi="Arial" w:cs="Arial"/>
          <w:sz w:val="22"/>
          <w:szCs w:val="22"/>
        </w:rPr>
        <w:t xml:space="preserve">. </w:t>
      </w:r>
    </w:p>
    <w:p w14:paraId="00B2E70A"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2466F" w:rsidRPr="00580022" w14:paraId="4F313BFC" w14:textId="77777777">
        <w:tc>
          <w:tcPr>
            <w:tcW w:w="2340" w:type="dxa"/>
            <w:shd w:val="clear" w:color="auto" w:fill="auto"/>
            <w:tcMar>
              <w:top w:w="100" w:type="dxa"/>
              <w:left w:w="100" w:type="dxa"/>
              <w:bottom w:w="100" w:type="dxa"/>
              <w:right w:w="100" w:type="dxa"/>
            </w:tcMar>
          </w:tcPr>
          <w:p w14:paraId="6A561DBB" w14:textId="77777777" w:rsidR="0032466F" w:rsidRPr="00580022" w:rsidRDefault="0032466F" w:rsidP="001E06A4">
            <w:pPr>
              <w:widowControl w:val="0"/>
              <w:pBdr>
                <w:top w:val="nil"/>
                <w:left w:val="nil"/>
                <w:bottom w:val="nil"/>
                <w:right w:val="nil"/>
                <w:between w:val="nil"/>
              </w:pBdr>
              <w:spacing w:line="276" w:lineRule="auto"/>
              <w:jc w:val="both"/>
              <w:rPr>
                <w:rFonts w:ascii="Arial" w:eastAsia="Arial" w:hAnsi="Arial" w:cs="Arial"/>
              </w:rPr>
            </w:pPr>
          </w:p>
        </w:tc>
        <w:tc>
          <w:tcPr>
            <w:tcW w:w="2340" w:type="dxa"/>
            <w:shd w:val="clear" w:color="auto" w:fill="auto"/>
            <w:tcMar>
              <w:top w:w="100" w:type="dxa"/>
              <w:left w:w="100" w:type="dxa"/>
              <w:bottom w:w="100" w:type="dxa"/>
              <w:right w:w="100" w:type="dxa"/>
            </w:tcMar>
          </w:tcPr>
          <w:p w14:paraId="04BF8A7F"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w:t>
            </w:r>
          </w:p>
        </w:tc>
        <w:tc>
          <w:tcPr>
            <w:tcW w:w="2340" w:type="dxa"/>
            <w:shd w:val="clear" w:color="auto" w:fill="auto"/>
            <w:tcMar>
              <w:top w:w="100" w:type="dxa"/>
              <w:left w:w="100" w:type="dxa"/>
              <w:bottom w:w="100" w:type="dxa"/>
              <w:right w:w="100" w:type="dxa"/>
            </w:tcMar>
          </w:tcPr>
          <w:p w14:paraId="4330D6DE"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 xml:space="preserve">ETEC E616 </w:t>
            </w:r>
          </w:p>
        </w:tc>
        <w:tc>
          <w:tcPr>
            <w:tcW w:w="2340" w:type="dxa"/>
            <w:shd w:val="clear" w:color="auto" w:fill="auto"/>
            <w:tcMar>
              <w:top w:w="100" w:type="dxa"/>
              <w:left w:w="100" w:type="dxa"/>
              <w:bottom w:w="100" w:type="dxa"/>
              <w:right w:w="100" w:type="dxa"/>
            </w:tcMar>
          </w:tcPr>
          <w:p w14:paraId="43AFED59"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 xml:space="preserve">ETEC 36 </w:t>
            </w:r>
          </w:p>
        </w:tc>
      </w:tr>
      <w:tr w:rsidR="0032466F" w:rsidRPr="00580022" w14:paraId="01530349" w14:textId="77777777">
        <w:tc>
          <w:tcPr>
            <w:tcW w:w="2340" w:type="dxa"/>
            <w:tcMar>
              <w:top w:w="100" w:type="dxa"/>
              <w:left w:w="100" w:type="dxa"/>
              <w:bottom w:w="100" w:type="dxa"/>
              <w:right w:w="100" w:type="dxa"/>
            </w:tcMar>
          </w:tcPr>
          <w:p w14:paraId="2ED7056B"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PATRIC genome ID</w:t>
            </w:r>
          </w:p>
        </w:tc>
        <w:tc>
          <w:tcPr>
            <w:tcW w:w="2340" w:type="dxa"/>
            <w:tcMar>
              <w:top w:w="100" w:type="dxa"/>
              <w:left w:w="100" w:type="dxa"/>
              <w:bottom w:w="100" w:type="dxa"/>
              <w:right w:w="100" w:type="dxa"/>
            </w:tcMar>
          </w:tcPr>
          <w:p w14:paraId="09F7AFAB"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243277.158</w:t>
            </w:r>
          </w:p>
        </w:tc>
        <w:tc>
          <w:tcPr>
            <w:tcW w:w="2340" w:type="dxa"/>
            <w:shd w:val="clear" w:color="auto" w:fill="auto"/>
            <w:tcMar>
              <w:top w:w="100" w:type="dxa"/>
              <w:left w:w="100" w:type="dxa"/>
              <w:bottom w:w="100" w:type="dxa"/>
              <w:right w:w="100" w:type="dxa"/>
            </w:tcMar>
          </w:tcPr>
          <w:p w14:paraId="7E1AE5C5"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316401.73</w:t>
            </w:r>
          </w:p>
        </w:tc>
        <w:tc>
          <w:tcPr>
            <w:tcW w:w="2340" w:type="dxa"/>
            <w:shd w:val="clear" w:color="auto" w:fill="auto"/>
            <w:tcMar>
              <w:top w:w="100" w:type="dxa"/>
              <w:left w:w="100" w:type="dxa"/>
              <w:bottom w:w="100" w:type="dxa"/>
              <w:right w:w="100" w:type="dxa"/>
            </w:tcMar>
          </w:tcPr>
          <w:p w14:paraId="68EDAEAD"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316401.72</w:t>
            </w:r>
          </w:p>
        </w:tc>
      </w:tr>
      <w:tr w:rsidR="0032466F" w:rsidRPr="00580022" w14:paraId="439D6CFB" w14:textId="77777777">
        <w:tc>
          <w:tcPr>
            <w:tcW w:w="2340" w:type="dxa"/>
            <w:tcMar>
              <w:top w:w="100" w:type="dxa"/>
              <w:left w:w="100" w:type="dxa"/>
              <w:bottom w:w="100" w:type="dxa"/>
              <w:right w:w="100" w:type="dxa"/>
            </w:tcMar>
          </w:tcPr>
          <w:p w14:paraId="68B1B23A"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Contigs</w:t>
            </w:r>
          </w:p>
        </w:tc>
        <w:tc>
          <w:tcPr>
            <w:tcW w:w="2340" w:type="dxa"/>
            <w:tcMar>
              <w:top w:w="100" w:type="dxa"/>
              <w:left w:w="100" w:type="dxa"/>
              <w:bottom w:w="100" w:type="dxa"/>
              <w:right w:w="100" w:type="dxa"/>
            </w:tcMar>
          </w:tcPr>
          <w:p w14:paraId="040F4972"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178</w:t>
            </w:r>
          </w:p>
        </w:tc>
        <w:tc>
          <w:tcPr>
            <w:tcW w:w="2340" w:type="dxa"/>
            <w:shd w:val="clear" w:color="auto" w:fill="auto"/>
            <w:tcMar>
              <w:top w:w="100" w:type="dxa"/>
              <w:left w:w="100" w:type="dxa"/>
              <w:bottom w:w="100" w:type="dxa"/>
              <w:right w:w="100" w:type="dxa"/>
            </w:tcMar>
          </w:tcPr>
          <w:p w14:paraId="59814858"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610</w:t>
            </w:r>
          </w:p>
        </w:tc>
        <w:tc>
          <w:tcPr>
            <w:tcW w:w="2340" w:type="dxa"/>
            <w:shd w:val="clear" w:color="auto" w:fill="auto"/>
            <w:tcMar>
              <w:top w:w="100" w:type="dxa"/>
              <w:left w:w="100" w:type="dxa"/>
              <w:bottom w:w="100" w:type="dxa"/>
              <w:right w:w="100" w:type="dxa"/>
            </w:tcMar>
          </w:tcPr>
          <w:p w14:paraId="4FC13F12"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444</w:t>
            </w:r>
          </w:p>
        </w:tc>
      </w:tr>
      <w:tr w:rsidR="0032466F" w:rsidRPr="00580022" w14:paraId="5C0CF0CC" w14:textId="77777777">
        <w:tc>
          <w:tcPr>
            <w:tcW w:w="2340" w:type="dxa"/>
            <w:tcMar>
              <w:top w:w="100" w:type="dxa"/>
              <w:left w:w="100" w:type="dxa"/>
              <w:bottom w:w="100" w:type="dxa"/>
              <w:right w:w="100" w:type="dxa"/>
            </w:tcMar>
          </w:tcPr>
          <w:p w14:paraId="096AB20D"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Genome Length</w:t>
            </w:r>
          </w:p>
        </w:tc>
        <w:tc>
          <w:tcPr>
            <w:tcW w:w="2340" w:type="dxa"/>
            <w:tcMar>
              <w:top w:w="100" w:type="dxa"/>
              <w:left w:w="100" w:type="dxa"/>
              <w:bottom w:w="100" w:type="dxa"/>
              <w:right w:w="100" w:type="dxa"/>
            </w:tcMar>
          </w:tcPr>
          <w:p w14:paraId="5D3D6088"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3941586</w:t>
            </w:r>
          </w:p>
        </w:tc>
        <w:tc>
          <w:tcPr>
            <w:tcW w:w="2340" w:type="dxa"/>
            <w:shd w:val="clear" w:color="auto" w:fill="auto"/>
            <w:tcMar>
              <w:top w:w="100" w:type="dxa"/>
              <w:left w:w="100" w:type="dxa"/>
              <w:bottom w:w="100" w:type="dxa"/>
              <w:right w:w="100" w:type="dxa"/>
            </w:tcMar>
          </w:tcPr>
          <w:p w14:paraId="16AD2A02"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5536969</w:t>
            </w:r>
          </w:p>
        </w:tc>
        <w:tc>
          <w:tcPr>
            <w:tcW w:w="2340" w:type="dxa"/>
            <w:shd w:val="clear" w:color="auto" w:fill="auto"/>
            <w:tcMar>
              <w:top w:w="100" w:type="dxa"/>
              <w:left w:w="100" w:type="dxa"/>
              <w:bottom w:w="100" w:type="dxa"/>
              <w:right w:w="100" w:type="dxa"/>
            </w:tcMar>
          </w:tcPr>
          <w:p w14:paraId="0C315816"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5403728</w:t>
            </w:r>
          </w:p>
        </w:tc>
      </w:tr>
      <w:tr w:rsidR="0032466F" w:rsidRPr="00580022" w14:paraId="1B1BEC6E" w14:textId="77777777">
        <w:tc>
          <w:tcPr>
            <w:tcW w:w="2340" w:type="dxa"/>
            <w:tcMar>
              <w:top w:w="100" w:type="dxa"/>
              <w:left w:w="100" w:type="dxa"/>
              <w:bottom w:w="100" w:type="dxa"/>
              <w:right w:w="100" w:type="dxa"/>
            </w:tcMar>
          </w:tcPr>
          <w:p w14:paraId="777EB3C6"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GC Content</w:t>
            </w:r>
          </w:p>
        </w:tc>
        <w:tc>
          <w:tcPr>
            <w:tcW w:w="2340" w:type="dxa"/>
            <w:tcMar>
              <w:top w:w="100" w:type="dxa"/>
              <w:left w:w="100" w:type="dxa"/>
              <w:bottom w:w="100" w:type="dxa"/>
              <w:right w:w="100" w:type="dxa"/>
            </w:tcMar>
          </w:tcPr>
          <w:p w14:paraId="52C3A1D3"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47.56</w:t>
            </w:r>
          </w:p>
        </w:tc>
        <w:tc>
          <w:tcPr>
            <w:tcW w:w="2340" w:type="dxa"/>
            <w:shd w:val="clear" w:color="auto" w:fill="auto"/>
            <w:tcMar>
              <w:top w:w="100" w:type="dxa"/>
              <w:left w:w="100" w:type="dxa"/>
              <w:bottom w:w="100" w:type="dxa"/>
              <w:right w:w="100" w:type="dxa"/>
            </w:tcMar>
          </w:tcPr>
          <w:p w14:paraId="3623EEE6"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50.37</w:t>
            </w:r>
          </w:p>
        </w:tc>
        <w:tc>
          <w:tcPr>
            <w:tcW w:w="2340" w:type="dxa"/>
            <w:shd w:val="clear" w:color="auto" w:fill="auto"/>
            <w:tcMar>
              <w:top w:w="100" w:type="dxa"/>
              <w:left w:w="100" w:type="dxa"/>
              <w:bottom w:w="100" w:type="dxa"/>
              <w:right w:w="100" w:type="dxa"/>
            </w:tcMar>
          </w:tcPr>
          <w:p w14:paraId="1B90BFD4"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50.51</w:t>
            </w:r>
          </w:p>
        </w:tc>
      </w:tr>
      <w:tr w:rsidR="0032466F" w:rsidRPr="00580022" w14:paraId="0341C183" w14:textId="77777777">
        <w:tc>
          <w:tcPr>
            <w:tcW w:w="2340" w:type="dxa"/>
            <w:tcMar>
              <w:top w:w="100" w:type="dxa"/>
              <w:left w:w="100" w:type="dxa"/>
              <w:bottom w:w="100" w:type="dxa"/>
              <w:right w:w="100" w:type="dxa"/>
            </w:tcMar>
          </w:tcPr>
          <w:p w14:paraId="1949E538"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PATRIC CDS</w:t>
            </w:r>
          </w:p>
        </w:tc>
        <w:tc>
          <w:tcPr>
            <w:tcW w:w="2340" w:type="dxa"/>
            <w:tcMar>
              <w:top w:w="100" w:type="dxa"/>
              <w:left w:w="100" w:type="dxa"/>
              <w:bottom w:w="100" w:type="dxa"/>
              <w:right w:w="100" w:type="dxa"/>
            </w:tcMar>
          </w:tcPr>
          <w:p w14:paraId="42EB6418"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3674</w:t>
            </w:r>
          </w:p>
        </w:tc>
        <w:tc>
          <w:tcPr>
            <w:tcW w:w="2340" w:type="dxa"/>
            <w:shd w:val="clear" w:color="auto" w:fill="auto"/>
            <w:tcMar>
              <w:top w:w="100" w:type="dxa"/>
              <w:left w:w="100" w:type="dxa"/>
              <w:bottom w:w="100" w:type="dxa"/>
              <w:right w:w="100" w:type="dxa"/>
            </w:tcMar>
          </w:tcPr>
          <w:p w14:paraId="5B6BC2E3"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6052</w:t>
            </w:r>
          </w:p>
        </w:tc>
        <w:tc>
          <w:tcPr>
            <w:tcW w:w="2340" w:type="dxa"/>
            <w:shd w:val="clear" w:color="auto" w:fill="auto"/>
            <w:tcMar>
              <w:top w:w="100" w:type="dxa"/>
              <w:left w:w="100" w:type="dxa"/>
              <w:bottom w:w="100" w:type="dxa"/>
              <w:right w:w="100" w:type="dxa"/>
            </w:tcMar>
          </w:tcPr>
          <w:p w14:paraId="502053F5"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5793</w:t>
            </w:r>
          </w:p>
        </w:tc>
      </w:tr>
      <w:tr w:rsidR="0032466F" w:rsidRPr="00580022" w14:paraId="1D349A27" w14:textId="77777777">
        <w:tc>
          <w:tcPr>
            <w:tcW w:w="2340" w:type="dxa"/>
            <w:tcMar>
              <w:top w:w="100" w:type="dxa"/>
              <w:left w:w="100" w:type="dxa"/>
              <w:bottom w:w="100" w:type="dxa"/>
              <w:right w:w="100" w:type="dxa"/>
            </w:tcMar>
          </w:tcPr>
          <w:p w14:paraId="0CA97A76"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lastRenderedPageBreak/>
              <w:t xml:space="preserve"># unique specialty genes </w:t>
            </w:r>
          </w:p>
        </w:tc>
        <w:tc>
          <w:tcPr>
            <w:tcW w:w="2340" w:type="dxa"/>
            <w:tcMar>
              <w:top w:w="100" w:type="dxa"/>
              <w:left w:w="100" w:type="dxa"/>
              <w:bottom w:w="100" w:type="dxa"/>
              <w:right w:w="100" w:type="dxa"/>
            </w:tcMar>
          </w:tcPr>
          <w:p w14:paraId="5CCBB95D"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 xml:space="preserve">287 </w:t>
            </w:r>
          </w:p>
        </w:tc>
        <w:tc>
          <w:tcPr>
            <w:tcW w:w="2340" w:type="dxa"/>
            <w:shd w:val="clear" w:color="auto" w:fill="auto"/>
            <w:tcMar>
              <w:top w:w="100" w:type="dxa"/>
              <w:left w:w="100" w:type="dxa"/>
              <w:bottom w:w="100" w:type="dxa"/>
              <w:right w:w="100" w:type="dxa"/>
            </w:tcMar>
          </w:tcPr>
          <w:p w14:paraId="0E9313F9"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809</w:t>
            </w:r>
          </w:p>
        </w:tc>
        <w:tc>
          <w:tcPr>
            <w:tcW w:w="2340" w:type="dxa"/>
            <w:shd w:val="clear" w:color="auto" w:fill="auto"/>
            <w:tcMar>
              <w:top w:w="100" w:type="dxa"/>
              <w:left w:w="100" w:type="dxa"/>
              <w:bottom w:w="100" w:type="dxa"/>
              <w:right w:w="100" w:type="dxa"/>
            </w:tcMar>
          </w:tcPr>
          <w:p w14:paraId="3B71F0ED"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804</w:t>
            </w:r>
          </w:p>
        </w:tc>
      </w:tr>
      <w:tr w:rsidR="0032466F" w:rsidRPr="00580022" w14:paraId="017C35F2" w14:textId="77777777">
        <w:tc>
          <w:tcPr>
            <w:tcW w:w="2340" w:type="dxa"/>
            <w:tcMar>
              <w:top w:w="100" w:type="dxa"/>
              <w:left w:w="100" w:type="dxa"/>
              <w:bottom w:w="100" w:type="dxa"/>
              <w:right w:w="100" w:type="dxa"/>
            </w:tcMar>
          </w:tcPr>
          <w:p w14:paraId="060A8CC8"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 xml:space="preserve"># expressed genes in M9 + Glucose </w:t>
            </w:r>
          </w:p>
        </w:tc>
        <w:tc>
          <w:tcPr>
            <w:tcW w:w="2340" w:type="dxa"/>
            <w:tcMar>
              <w:top w:w="100" w:type="dxa"/>
              <w:left w:w="100" w:type="dxa"/>
              <w:bottom w:w="100" w:type="dxa"/>
              <w:right w:w="100" w:type="dxa"/>
            </w:tcMar>
          </w:tcPr>
          <w:p w14:paraId="5DC79A7D"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3227</w:t>
            </w:r>
          </w:p>
        </w:tc>
        <w:tc>
          <w:tcPr>
            <w:tcW w:w="2340" w:type="dxa"/>
            <w:shd w:val="clear" w:color="auto" w:fill="auto"/>
            <w:tcMar>
              <w:top w:w="100" w:type="dxa"/>
              <w:left w:w="100" w:type="dxa"/>
              <w:bottom w:w="100" w:type="dxa"/>
              <w:right w:w="100" w:type="dxa"/>
            </w:tcMar>
          </w:tcPr>
          <w:p w14:paraId="4D7E9257"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4807</w:t>
            </w:r>
          </w:p>
        </w:tc>
        <w:tc>
          <w:tcPr>
            <w:tcW w:w="2340" w:type="dxa"/>
            <w:shd w:val="clear" w:color="auto" w:fill="auto"/>
            <w:tcMar>
              <w:top w:w="100" w:type="dxa"/>
              <w:left w:w="100" w:type="dxa"/>
              <w:bottom w:w="100" w:type="dxa"/>
              <w:right w:w="100" w:type="dxa"/>
            </w:tcMar>
          </w:tcPr>
          <w:p w14:paraId="0BC0E0C9"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4615</w:t>
            </w:r>
          </w:p>
        </w:tc>
      </w:tr>
    </w:tbl>
    <w:p w14:paraId="152E3DDD"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2A07FC90"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noProof/>
          <w:sz w:val="22"/>
          <w:szCs w:val="22"/>
        </w:rPr>
        <w:drawing>
          <wp:inline distT="114300" distB="114300" distL="114300" distR="114300" wp14:anchorId="1941BCE8" wp14:editId="09F8BED1">
            <wp:extent cx="2605088" cy="3610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605088" cy="3610200"/>
                    </a:xfrm>
                    <a:prstGeom prst="rect">
                      <a:avLst/>
                    </a:prstGeom>
                    <a:ln/>
                  </pic:spPr>
                </pic:pic>
              </a:graphicData>
            </a:graphic>
          </wp:inline>
        </w:drawing>
      </w:r>
    </w:p>
    <w:p w14:paraId="0F70E4EA" w14:textId="0813EF5C"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b/>
          <w:sz w:val="22"/>
          <w:szCs w:val="22"/>
        </w:rPr>
        <w:t>Figure S1| Number of common and unique expressed CDS in each of the bacterial pathogens sequenced in this study.</w:t>
      </w:r>
      <w:r w:rsidRPr="00580022">
        <w:rPr>
          <w:rFonts w:ascii="Arial" w:eastAsia="Arial" w:hAnsi="Arial" w:cs="Arial"/>
          <w:sz w:val="22"/>
          <w:szCs w:val="22"/>
        </w:rPr>
        <w:t xml:space="preserv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 as generated by PATRIC</w:t>
      </w:r>
      <w:r w:rsidR="005F162B" w:rsidRPr="00580022">
        <w:rPr>
          <w:rFonts w:ascii="Arial" w:eastAsia="Arial" w:hAnsi="Arial" w:cs="Arial"/>
          <w:sz w:val="22"/>
          <w:szCs w:val="22"/>
        </w:rPr>
        <w:fldChar w:fldCharType="begin">
          <w:fldData xml:space="preserve">PEVuZE5vdGU+PENpdGU+PEF1dGhvcj5XYXR0YW08L0F1dGhvcj48WWVhcj4yMDE3PC9ZZWFyPjxS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PEVuZE5vdGU+PENpdGU+PEF1dGhvcj5XYXR0YW08L0F1dGhvcj48WWVhcj4yMDE3PC9ZZWFyPjxS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3</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genome annotation service was used for generating the numbers displayed in the Venn diagram generated by jvenn</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&lt;EndNote&gt;&lt;Cite&gt;&lt;Author&gt;Bardou&lt;/Author&gt;&lt;Year&gt;2014&lt;/Year&gt;&lt;RecNum&gt;189&lt;/RecNum&gt;&lt;DisplayText&gt;&lt;style face="superscript"&gt;6&lt;/style&gt;&lt;/DisplayText&gt;&lt;record&gt;&lt;rec-number&gt;189&lt;/rec-number&gt;&lt;foreign-keys&gt;&lt;key app="EN" db-id="tvdd9dte5dxw0oezzsnpra9fve5f9f5z2f90" timestamp="1549357091"&gt;189&lt;/key&gt;&lt;/foreign-keys&gt;&lt;ref-type name="Journal Article"&gt;17&lt;/ref-type&gt;&lt;contributors&gt;&lt;authors&gt;&lt;author&gt;Bardou, P.&lt;/author&gt;&lt;author&gt;Mariette, J.&lt;/author&gt;&lt;author&gt;Escudie, F.&lt;/author&gt;&lt;author&gt;Djemiel, C.&lt;/author&gt;&lt;author&gt;Klopp, C.&lt;/author&gt;&lt;/authors&gt;&lt;/contributors&gt;&lt;auth-address&gt;Plate-forme bio-informatique Genotoul/MIA-T, INRA, Borde Rouge, 31326 Castanet-Tolosan, France. Jerome.Mariette@toulouse.inra.fr.&lt;/auth-address&gt;&lt;titles&gt;&lt;title&gt;jvenn: an interactive Venn diagram viewer&lt;/title&gt;&lt;secondary-title&gt;BMC Bioinformatics&lt;/secondary-title&gt;&lt;/titles&gt;&lt;periodical&gt;&lt;full-title&gt;BMC Bioinformatics&lt;/full-title&gt;&lt;/periodical&gt;&lt;pages&gt;293&lt;/pages&gt;&lt;volume&gt;15&lt;/volume&gt;&lt;edition&gt;2014/09/02&lt;/edition&gt;&lt;keywords&gt;&lt;keyword&gt;Computational Biology&lt;/keyword&gt;&lt;keyword&gt;*Computer Graphics&lt;/keyword&gt;&lt;keyword&gt;Internet&lt;/keyword&gt;&lt;keyword&gt;*Software&lt;/keyword&gt;&lt;/keywords&gt;&lt;dates&gt;&lt;year&gt;2014&lt;/year&gt;&lt;pub-dates&gt;&lt;date&gt;Aug 29&lt;/date&gt;&lt;/pub-dates&gt;&lt;/dates&gt;&lt;isbn&gt;1471-2105 (Electronic)&amp;#xD;1471-2105 (Linking)&lt;/isbn&gt;&lt;accession-num&gt;25176396&lt;/accession-num&gt;&lt;urls&gt;&lt;related-urls&gt;&lt;url&gt;https://www.ncbi.nlm.nih.gov/pubmed/25176396&lt;/url&gt;&lt;/related-urls&gt;&lt;/urls&gt;&lt;custom2&gt;PMC4261873&lt;/custom2&gt;&lt;electronic-resource-num&gt;10.1186/1471-2105-15-293&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6</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w:t>
      </w:r>
    </w:p>
    <w:p w14:paraId="790A9080" w14:textId="77777777" w:rsidR="0032466F" w:rsidRPr="00580022" w:rsidRDefault="0032466F" w:rsidP="001E06A4">
      <w:pPr>
        <w:spacing w:line="276" w:lineRule="auto"/>
        <w:jc w:val="both"/>
        <w:rPr>
          <w:rFonts w:ascii="Arial" w:eastAsia="Arial" w:hAnsi="Arial" w:cs="Arial"/>
          <w:sz w:val="22"/>
          <w:szCs w:val="22"/>
        </w:rPr>
      </w:pPr>
    </w:p>
    <w:p w14:paraId="7A8B0C09" w14:textId="676F272F" w:rsidR="00483D12" w:rsidRDefault="00483D12" w:rsidP="001E06A4">
      <w:pPr>
        <w:pStyle w:val="Heading2"/>
        <w:spacing w:line="276" w:lineRule="auto"/>
        <w:jc w:val="both"/>
        <w:rPr>
          <w:ins w:id="61" w:author="Microsoft Office User" w:date="2020-05-12T09:17:00Z"/>
        </w:rPr>
      </w:pPr>
      <w:bookmarkStart w:id="62" w:name="_Toc12888205"/>
      <w:ins w:id="63" w:author="Microsoft Office User" w:date="2020-05-12T09:09:00Z">
        <w:r>
          <w:rPr>
            <w:noProof/>
          </w:rPr>
          <w:lastRenderedPageBreak/>
          <w:drawing>
            <wp:inline distT="0" distB="0" distL="0" distR="0" wp14:anchorId="52DAD2AB" wp14:editId="6268BEDE">
              <wp:extent cx="5943600" cy="528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SXX.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285105"/>
                      </a:xfrm>
                      <a:prstGeom prst="rect">
                        <a:avLst/>
                      </a:prstGeom>
                    </pic:spPr>
                  </pic:pic>
                </a:graphicData>
              </a:graphic>
            </wp:inline>
          </w:drawing>
        </w:r>
      </w:ins>
    </w:p>
    <w:p w14:paraId="790B0CF5" w14:textId="4DE5D92C" w:rsidR="00483D12" w:rsidRPr="00A826E7" w:rsidRDefault="00483D12">
      <w:pPr>
        <w:spacing w:line="276" w:lineRule="auto"/>
        <w:jc w:val="both"/>
        <w:rPr>
          <w:ins w:id="64" w:author="Microsoft Office User" w:date="2020-05-12T09:18:00Z"/>
          <w:rFonts w:ascii="Arial" w:eastAsia="Arial" w:hAnsi="Arial" w:cs="Arial"/>
          <w:sz w:val="22"/>
          <w:szCs w:val="22"/>
          <w:rPrChange w:id="65" w:author="Microsoft Office User" w:date="2020-06-04T19:54:00Z">
            <w:rPr>
              <w:ins w:id="66" w:author="Microsoft Office User" w:date="2020-05-12T09:18:00Z"/>
            </w:rPr>
          </w:rPrChange>
        </w:rPr>
        <w:pPrChange w:id="67" w:author="Microsoft Office User" w:date="2020-06-04T19:54:00Z">
          <w:pPr/>
        </w:pPrChange>
      </w:pPr>
      <w:ins w:id="68" w:author="Microsoft Office User" w:date="2020-05-12T09:17:00Z">
        <w:r w:rsidRPr="00483D12">
          <w:rPr>
            <w:rFonts w:ascii="Arial" w:eastAsia="Arial" w:hAnsi="Arial" w:cs="Arial"/>
            <w:b/>
            <w:bCs/>
            <w:sz w:val="22"/>
            <w:szCs w:val="22"/>
            <w:rPrChange w:id="69" w:author="Microsoft Office User" w:date="2020-05-12T09:19:00Z">
              <w:rPr>
                <w:rFonts w:ascii="Arial" w:eastAsia="Arial" w:hAnsi="Arial" w:cs="Arial"/>
                <w:b/>
                <w:sz w:val="22"/>
                <w:szCs w:val="22"/>
              </w:rPr>
            </w:rPrChange>
          </w:rPr>
          <w:t>Figure S</w:t>
        </w:r>
      </w:ins>
      <w:ins w:id="70" w:author="Microsoft Office User" w:date="2020-05-12T09:19:00Z">
        <w:r w:rsidRPr="00483D12">
          <w:rPr>
            <w:rFonts w:ascii="Arial" w:eastAsia="Arial" w:hAnsi="Arial" w:cs="Arial"/>
            <w:b/>
            <w:bCs/>
            <w:sz w:val="22"/>
            <w:szCs w:val="22"/>
            <w:rPrChange w:id="71" w:author="Microsoft Office User" w:date="2020-05-12T09:19:00Z">
              <w:rPr>
                <w:rFonts w:ascii="Arial" w:eastAsia="Arial" w:hAnsi="Arial" w:cs="Arial"/>
                <w:sz w:val="22"/>
                <w:szCs w:val="22"/>
              </w:rPr>
            </w:rPrChange>
          </w:rPr>
          <w:t>2</w:t>
        </w:r>
      </w:ins>
      <w:ins w:id="72" w:author="Microsoft Office User" w:date="2020-05-12T09:17:00Z">
        <w:r w:rsidRPr="00673B8B">
          <w:rPr>
            <w:rFonts w:ascii="Arial" w:eastAsia="Arial" w:hAnsi="Arial" w:cs="Arial"/>
            <w:b/>
            <w:bCs/>
            <w:sz w:val="22"/>
            <w:szCs w:val="22"/>
            <w:rPrChange w:id="73" w:author="Microsoft Office User" w:date="2020-05-12T09:20:00Z">
              <w:rPr>
                <w:rFonts w:ascii="Arial" w:eastAsia="Arial" w:hAnsi="Arial" w:cs="Arial"/>
                <w:b/>
                <w:sz w:val="22"/>
                <w:szCs w:val="22"/>
              </w:rPr>
            </w:rPrChange>
          </w:rPr>
          <w:t xml:space="preserve">| </w:t>
        </w:r>
      </w:ins>
      <w:ins w:id="74" w:author="Microsoft Office User" w:date="2020-05-12T09:19:00Z">
        <w:r w:rsidRPr="00673B8B">
          <w:rPr>
            <w:rFonts w:ascii="Arial" w:eastAsia="Arial" w:hAnsi="Arial" w:cs="Arial"/>
            <w:b/>
            <w:bCs/>
            <w:sz w:val="22"/>
            <w:szCs w:val="22"/>
            <w:rPrChange w:id="75" w:author="Microsoft Office User" w:date="2020-05-12T09:20:00Z">
              <w:rPr>
                <w:rFonts w:ascii="Arial" w:eastAsia="Arial" w:hAnsi="Arial" w:cs="Arial"/>
                <w:sz w:val="22"/>
                <w:szCs w:val="22"/>
              </w:rPr>
            </w:rPrChange>
          </w:rPr>
          <w:t xml:space="preserve">Size of V. cholerae </w:t>
        </w:r>
        <w:r w:rsidR="00673B8B" w:rsidRPr="00673B8B">
          <w:rPr>
            <w:rFonts w:ascii="Arial" w:eastAsia="Arial" w:hAnsi="Arial" w:cs="Arial"/>
            <w:b/>
            <w:bCs/>
            <w:sz w:val="22"/>
            <w:szCs w:val="22"/>
            <w:rPrChange w:id="76" w:author="Microsoft Office User" w:date="2020-05-12T09:20:00Z">
              <w:rPr>
                <w:rFonts w:ascii="Arial" w:eastAsia="Arial" w:hAnsi="Arial" w:cs="Arial"/>
                <w:sz w:val="22"/>
                <w:szCs w:val="22"/>
              </w:rPr>
            </w:rPrChange>
          </w:rPr>
          <w:t>GEM</w:t>
        </w:r>
        <w:r w:rsidRPr="00673B8B">
          <w:rPr>
            <w:rFonts w:ascii="Arial" w:eastAsia="Arial" w:hAnsi="Arial" w:cs="Arial"/>
            <w:b/>
            <w:bCs/>
            <w:sz w:val="22"/>
            <w:szCs w:val="22"/>
            <w:rPrChange w:id="77" w:author="Microsoft Office User" w:date="2020-05-12T09:20:00Z">
              <w:rPr>
                <w:rFonts w:ascii="Arial" w:eastAsia="Arial" w:hAnsi="Arial" w:cs="Arial"/>
                <w:sz w:val="22"/>
                <w:szCs w:val="22"/>
              </w:rPr>
            </w:rPrChange>
          </w:rPr>
          <w:t xml:space="preserve"> relative to </w:t>
        </w:r>
        <w:r w:rsidR="00673B8B" w:rsidRPr="00673B8B">
          <w:rPr>
            <w:rFonts w:ascii="Arial" w:eastAsia="Arial" w:hAnsi="Arial" w:cs="Arial"/>
            <w:b/>
            <w:bCs/>
            <w:sz w:val="22"/>
            <w:szCs w:val="22"/>
            <w:rPrChange w:id="78" w:author="Microsoft Office User" w:date="2020-05-12T09:20:00Z">
              <w:rPr>
                <w:rFonts w:ascii="Arial" w:eastAsia="Arial" w:hAnsi="Arial" w:cs="Arial"/>
                <w:sz w:val="22"/>
                <w:szCs w:val="22"/>
              </w:rPr>
            </w:rPrChange>
          </w:rPr>
          <w:t xml:space="preserve">GEMs of other enteric </w:t>
        </w:r>
      </w:ins>
      <w:ins w:id="79" w:author="Microsoft Office User" w:date="2020-05-12T09:20:00Z">
        <w:r w:rsidR="00673B8B" w:rsidRPr="00673B8B">
          <w:rPr>
            <w:rFonts w:ascii="Arial" w:eastAsia="Arial" w:hAnsi="Arial" w:cs="Arial"/>
            <w:b/>
            <w:bCs/>
            <w:sz w:val="22"/>
            <w:szCs w:val="22"/>
            <w:rPrChange w:id="80" w:author="Microsoft Office User" w:date="2020-05-12T09:20:00Z">
              <w:rPr>
                <w:rFonts w:ascii="Arial" w:eastAsia="Arial" w:hAnsi="Arial" w:cs="Arial"/>
                <w:sz w:val="22"/>
                <w:szCs w:val="22"/>
              </w:rPr>
            </w:rPrChange>
          </w:rPr>
          <w:t>pathogens</w:t>
        </w:r>
        <w:r w:rsidR="00673B8B">
          <w:rPr>
            <w:rFonts w:ascii="Arial" w:eastAsia="Arial" w:hAnsi="Arial" w:cs="Arial"/>
            <w:sz w:val="22"/>
            <w:szCs w:val="22"/>
          </w:rPr>
          <w:t xml:space="preserve">. </w:t>
        </w:r>
      </w:ins>
      <w:ins w:id="81" w:author="Microsoft Office User" w:date="2020-05-12T09:18:00Z">
        <w:r w:rsidRPr="00483D12">
          <w:rPr>
            <w:rFonts w:ascii="Arial" w:eastAsia="Arial" w:hAnsi="Arial" w:cs="Arial"/>
            <w:sz w:val="22"/>
            <w:szCs w:val="22"/>
            <w:rPrChange w:id="82" w:author="Microsoft Office User" w:date="2020-05-12T09:18:00Z">
              <w:rPr>
                <w:rFonts w:ascii="Arial" w:eastAsia="Arial" w:hAnsi="Arial" w:cs="Arial"/>
                <w:b/>
                <w:sz w:val="22"/>
                <w:szCs w:val="22"/>
              </w:rPr>
            </w:rPrChange>
          </w:rPr>
          <w:t xml:space="preserve">Proportion of metabolic genes included as GPR in GEMs of E. coli, Shigella (PMID: 24277855) and V. cholerae (this study) relative to total number of ORFs in each species. B) Comparison of iAM-Vc960 model </w:t>
        </w:r>
        <w:proofErr w:type="gramStart"/>
        <w:r w:rsidRPr="00483D12">
          <w:rPr>
            <w:rFonts w:ascii="Arial" w:eastAsia="Arial" w:hAnsi="Arial" w:cs="Arial"/>
            <w:sz w:val="22"/>
            <w:szCs w:val="22"/>
            <w:rPrChange w:id="83" w:author="Microsoft Office User" w:date="2020-05-12T09:18:00Z">
              <w:rPr>
                <w:rFonts w:ascii="Arial" w:eastAsia="Arial" w:hAnsi="Arial" w:cs="Arial"/>
                <w:b/>
                <w:sz w:val="22"/>
                <w:szCs w:val="22"/>
              </w:rPr>
            </w:rPrChange>
          </w:rPr>
          <w:t>size  relative</w:t>
        </w:r>
        <w:proofErr w:type="gramEnd"/>
        <w:r w:rsidRPr="00483D12">
          <w:rPr>
            <w:rFonts w:ascii="Arial" w:eastAsia="Arial" w:hAnsi="Arial" w:cs="Arial"/>
            <w:sz w:val="22"/>
            <w:szCs w:val="22"/>
            <w:rPrChange w:id="84" w:author="Microsoft Office User" w:date="2020-05-12T09:18:00Z">
              <w:rPr>
                <w:rFonts w:ascii="Arial" w:eastAsia="Arial" w:hAnsi="Arial" w:cs="Arial"/>
                <w:b/>
                <w:sz w:val="22"/>
                <w:szCs w:val="22"/>
              </w:rPr>
            </w:rPrChange>
          </w:rPr>
          <w:t xml:space="preserve"> to previously published 55 E. coli and Shigella genome-scale metabolic models. </w:t>
        </w:r>
      </w:ins>
    </w:p>
    <w:p w14:paraId="25567C7E" w14:textId="7299EE75" w:rsidR="0032466F" w:rsidRPr="00580022" w:rsidRDefault="006F2E59" w:rsidP="001E06A4">
      <w:pPr>
        <w:pStyle w:val="Heading2"/>
        <w:spacing w:line="276" w:lineRule="auto"/>
        <w:jc w:val="both"/>
      </w:pPr>
      <w:r w:rsidRPr="00580022">
        <w:t xml:space="preserve">Assessment of the metabolic component of </w:t>
      </w:r>
      <w:r w:rsidRPr="00580022">
        <w:rPr>
          <w:i/>
        </w:rPr>
        <w:t>V. cholerae</w:t>
      </w:r>
      <w:r w:rsidRPr="00580022">
        <w:t xml:space="preserve"> essential genes</w:t>
      </w:r>
      <w:bookmarkEnd w:id="62"/>
    </w:p>
    <w:p w14:paraId="01F2C4EB" w14:textId="22D0BCF1"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We had two sets of genes which we looked at to assess the proportion of metabolic genes among them. The first set is the list of specialty genes as annotated by PATRIC</w: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3</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for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In this set, </w:t>
      </w:r>
      <w:r w:rsidRPr="00580022">
        <w:rPr>
          <w:rFonts w:ascii="Arial" w:eastAsia="Arial" w:hAnsi="Arial" w:cs="Arial"/>
          <w:i/>
          <w:sz w:val="22"/>
          <w:szCs w:val="22"/>
        </w:rPr>
        <w:t>V. cholerae</w:t>
      </w:r>
      <w:r w:rsidRPr="00580022">
        <w:rPr>
          <w:rFonts w:ascii="Arial" w:eastAsia="Arial" w:hAnsi="Arial" w:cs="Arial"/>
          <w:sz w:val="22"/>
          <w:szCs w:val="22"/>
        </w:rPr>
        <w:t xml:space="preserve"> had n = 287 unique specialty genes, 102 of those (36%) were involved in metabolic processes. The majority of the metabolic specialty genes were virulence factors (n = 34), while the rest were drug targets (n = 10), human homologs (n = 12) and involved in antibiotic </w:t>
      </w:r>
      <w:r w:rsidRPr="00580022">
        <w:rPr>
          <w:rFonts w:ascii="Arial" w:eastAsia="Arial" w:hAnsi="Arial" w:cs="Arial"/>
          <w:sz w:val="22"/>
          <w:szCs w:val="22"/>
        </w:rPr>
        <w:lastRenderedPageBreak/>
        <w:t xml:space="preserve">resistance (n = 1). The second set was generated by taking the overlap of genes that are essential for </w:t>
      </w:r>
      <w:r w:rsidRPr="00580022">
        <w:rPr>
          <w:rFonts w:ascii="Arial" w:eastAsia="Arial" w:hAnsi="Arial" w:cs="Arial"/>
          <w:i/>
          <w:sz w:val="22"/>
          <w:szCs w:val="22"/>
        </w:rPr>
        <w:t>V. cholerae</w:t>
      </w:r>
      <w:r w:rsidRPr="00580022">
        <w:rPr>
          <w:rFonts w:ascii="Arial" w:eastAsia="Arial" w:hAnsi="Arial" w:cs="Arial"/>
          <w:sz w:val="22"/>
          <w:szCs w:val="22"/>
        </w:rPr>
        <w:t xml:space="preserve"> growth and survival as tested by three independent studies</w:t>
      </w:r>
      <w:r w:rsidR="005F162B" w:rsidRPr="00580022">
        <w:rPr>
          <w:rFonts w:ascii="Arial" w:eastAsia="Arial" w:hAnsi="Arial" w:cs="Arial"/>
          <w:sz w:val="22"/>
          <w:szCs w:val="22"/>
        </w:rPr>
        <w:fldChar w:fldCharType="begin">
          <w:fldData xml:space="preserve">PEVuZE5vdGU+PENpdGU+PEF1dGhvcj5DaGFvPC9BdXRob3I+PFllYXI+MjAxMzwvWWVhcj48UmVj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PEVuZE5vdGU+PENpdGU+PEF1dGhvcj5DaGFvPC9BdXRob3I+PFllYXI+MjAxMzwvWWVhcj48UmVj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7-9</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In this set, </w:t>
      </w:r>
      <w:r w:rsidRPr="00580022">
        <w:rPr>
          <w:rFonts w:ascii="Arial" w:eastAsia="Arial" w:hAnsi="Arial" w:cs="Arial"/>
          <w:i/>
          <w:sz w:val="22"/>
          <w:szCs w:val="22"/>
        </w:rPr>
        <w:t>V. cholerae</w:t>
      </w:r>
      <w:r w:rsidRPr="00580022">
        <w:rPr>
          <w:rFonts w:ascii="Arial" w:eastAsia="Arial" w:hAnsi="Arial" w:cs="Arial"/>
          <w:sz w:val="22"/>
          <w:szCs w:val="22"/>
        </w:rPr>
        <w:t xml:space="preserve"> essential genes were classified into metabolic and non-metabolic, and a large fraction of the essential genome consisted of metabolic functions (36%) (Table S</w:t>
      </w:r>
      <w:r w:rsidR="006029CF" w:rsidRPr="00580022">
        <w:rPr>
          <w:rFonts w:ascii="Arial" w:eastAsia="Arial" w:hAnsi="Arial" w:cs="Arial"/>
          <w:sz w:val="22"/>
          <w:szCs w:val="22"/>
        </w:rPr>
        <w:t>2</w:t>
      </w:r>
      <w:r w:rsidRPr="00580022">
        <w:rPr>
          <w:rFonts w:ascii="Arial" w:eastAsia="Arial" w:hAnsi="Arial" w:cs="Arial"/>
          <w:sz w:val="22"/>
          <w:szCs w:val="22"/>
        </w:rPr>
        <w:t>).</w:t>
      </w:r>
    </w:p>
    <w:p w14:paraId="5979285D"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180E4C16" w14:textId="77777777" w:rsidR="0032466F" w:rsidRPr="00580022" w:rsidRDefault="006F2E59" w:rsidP="001E06A4">
      <w:pPr>
        <w:pStyle w:val="Heading2"/>
        <w:spacing w:line="276" w:lineRule="auto"/>
        <w:jc w:val="both"/>
      </w:pPr>
      <w:bookmarkStart w:id="85" w:name="_Toc12888206"/>
      <w:r w:rsidRPr="00580022">
        <w:t xml:space="preserve">Reconstruction of </w:t>
      </w:r>
      <w:r w:rsidRPr="00580022">
        <w:rPr>
          <w:i/>
        </w:rPr>
        <w:t>i</w:t>
      </w:r>
      <w:r w:rsidRPr="00580022">
        <w:t>AM-Vc960 network</w:t>
      </w:r>
      <w:bookmarkEnd w:id="85"/>
    </w:p>
    <w:p w14:paraId="7789995E" w14:textId="0639F8AF"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The starting model was </w:t>
      </w:r>
      <w:r w:rsidRPr="00580022">
        <w:rPr>
          <w:rFonts w:ascii="Arial" w:eastAsia="Arial" w:hAnsi="Arial" w:cs="Arial"/>
          <w:i/>
          <w:sz w:val="22"/>
          <w:szCs w:val="22"/>
        </w:rPr>
        <w:t>i</w:t>
      </w:r>
      <w:r w:rsidRPr="00580022">
        <w:rPr>
          <w:rFonts w:ascii="Arial" w:eastAsia="Arial" w:hAnsi="Arial" w:cs="Arial"/>
          <w:sz w:val="22"/>
          <w:szCs w:val="22"/>
        </w:rPr>
        <w:t>JO1366</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&lt;EndNote&gt;&lt;Cite&gt;&lt;Author&gt;Orth&lt;/Author&gt;&lt;Year&gt;2011&lt;/Year&gt;&lt;RecNum&gt;181&lt;/RecNum&gt;&lt;DisplayText&gt;&lt;style face="superscript"&gt;10&lt;/style&gt;&lt;/DisplayText&gt;&lt;record&gt;&lt;rec-number&gt;181&lt;/rec-number&gt;&lt;foreign-keys&gt;&lt;key app="EN" db-id="tvdd9dte5dxw0oezzsnpra9fve5f9f5z2f90" timestamp="1549281164"&gt;181&lt;/key&gt;&lt;/foreign-keys&gt;&lt;ref-type name="Journal Article"&gt;17&lt;/ref-type&gt;&lt;contributors&gt;&lt;authors&gt;&lt;author&gt;Orth, J. D.&lt;/author&gt;&lt;author&gt;Conrad, T. M.&lt;/author&gt;&lt;author&gt;Na, J.&lt;/author&gt;&lt;author&gt;Lerman, J. A.&lt;/author&gt;&lt;author&gt;Nam, H.&lt;/author&gt;&lt;author&gt;Feist, A. M.&lt;/author&gt;&lt;author&gt;Palsson, B. O.&lt;/author&gt;&lt;/authors&gt;&lt;/contributors&gt;&lt;auth-address&gt;Department of Bioengineering, University of California, San Diego, La Jolla, CA 92093-0412, USA.&lt;/auth-address&gt;&lt;titles&gt;&lt;title&gt;A comprehensive genome-scale reconstruction of Escherichia coli metabolism--2011&lt;/title&gt;&lt;secondary-title&gt;Mol Syst Biol&lt;/secondary-title&gt;&lt;/titles&gt;&lt;periodical&gt;&lt;full-title&gt;Mol Syst Biol&lt;/full-title&gt;&lt;/periodical&gt;&lt;pages&gt;535&lt;/pages&gt;&lt;volume&gt;7&lt;/volume&gt;&lt;edition&gt;2011/10/13&lt;/edition&gt;&lt;keywords&gt;&lt;keyword&gt;Computational Biology/*methods&lt;/keyword&gt;&lt;keyword&gt;*Escherichia coli K12/genetics/metabolism&lt;/keyword&gt;&lt;keyword&gt;Gene Knockout Techniques&lt;/keyword&gt;&lt;keyword&gt;*Genes, Bacterial&lt;/keyword&gt;&lt;keyword&gt;*Genome, Bacterial&lt;/keyword&gt;&lt;keyword&gt;Genomics/*methods&lt;/keyword&gt;&lt;keyword&gt;Metabolic Engineering&lt;/keyword&gt;&lt;keyword&gt;Metabolic Networks and Pathways&lt;/keyword&gt;&lt;keyword&gt;Models, Biological&lt;/keyword&gt;&lt;keyword&gt;Systems Biology/*methods&lt;/keyword&gt;&lt;/keywords&gt;&lt;dates&gt;&lt;year&gt;2011&lt;/year&gt;&lt;pub-dates&gt;&lt;date&gt;Oct 11&lt;/date&gt;&lt;/pub-dates&gt;&lt;/dates&gt;&lt;isbn&gt;1744-4292 (Electronic)&amp;#xD;1744-4292 (Linking)&lt;/isbn&gt;&lt;accession-num&gt;21988831&lt;/accession-num&gt;&lt;urls&gt;&lt;related-urls&gt;&lt;url&gt;https://www.ncbi.nlm.nih.gov/pubmed/21988831&lt;/url&gt;&lt;/related-urls&gt;&lt;/urls&gt;&lt;custom2&gt;PMC3261703&lt;/custom2&gt;&lt;electronic-resource-num&gt;10.1038/msb.2011.65&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10</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translated by </w:t>
      </w:r>
      <w:proofErr w:type="spellStart"/>
      <w:r w:rsidRPr="00580022">
        <w:rPr>
          <w:rFonts w:ascii="Arial" w:eastAsia="Arial" w:hAnsi="Arial" w:cs="Arial"/>
          <w:sz w:val="22"/>
          <w:szCs w:val="22"/>
        </w:rPr>
        <w:t>orthology</w:t>
      </w:r>
      <w:proofErr w:type="spellEnd"/>
      <w:r w:rsidRPr="00580022">
        <w:rPr>
          <w:rFonts w:ascii="Arial" w:eastAsia="Arial" w:hAnsi="Arial" w:cs="Arial"/>
          <w:sz w:val="22"/>
          <w:szCs w:val="22"/>
        </w:rPr>
        <w:t xml:space="preserve"> to </w:t>
      </w:r>
      <w:r w:rsidRPr="00580022">
        <w:rPr>
          <w:rFonts w:ascii="Arial" w:eastAsia="Arial" w:hAnsi="Arial" w:cs="Arial"/>
          <w:i/>
          <w:sz w:val="22"/>
          <w:szCs w:val="22"/>
        </w:rPr>
        <w:t>V. cholerae</w:t>
      </w:r>
      <w:r w:rsidRPr="00580022">
        <w:rPr>
          <w:rFonts w:ascii="Arial" w:eastAsia="Arial" w:hAnsi="Arial" w:cs="Arial"/>
          <w:sz w:val="22"/>
          <w:szCs w:val="22"/>
        </w:rPr>
        <w:t xml:space="preserve"> using PATRIC</w: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3</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genome annotation of the </w:t>
      </w:r>
      <w:r w:rsidRPr="00580022">
        <w:rPr>
          <w:rFonts w:ascii="Arial" w:eastAsia="Arial" w:hAnsi="Arial" w:cs="Arial"/>
          <w:i/>
          <w:sz w:val="22"/>
          <w:szCs w:val="22"/>
        </w:rPr>
        <w:t>de novo</w:t>
      </w:r>
      <w:r w:rsidRPr="00580022">
        <w:rPr>
          <w:rFonts w:ascii="Arial" w:eastAsia="Arial" w:hAnsi="Arial" w:cs="Arial"/>
          <w:sz w:val="22"/>
          <w:szCs w:val="22"/>
        </w:rPr>
        <w:t xml:space="preserve"> genome assembly of </w:t>
      </w:r>
      <w:r w:rsidRPr="00580022">
        <w:rPr>
          <w:rFonts w:ascii="Arial" w:eastAsia="Arial" w:hAnsi="Arial" w:cs="Arial"/>
          <w:i/>
          <w:sz w:val="22"/>
          <w:szCs w:val="22"/>
        </w:rPr>
        <w:t>V. cholerae</w:t>
      </w:r>
      <w:r w:rsidRPr="00580022">
        <w:rPr>
          <w:rFonts w:ascii="Arial" w:eastAsia="Arial" w:hAnsi="Arial" w:cs="Arial"/>
          <w:sz w:val="22"/>
          <w:szCs w:val="22"/>
        </w:rPr>
        <w:t xml:space="preserve"> V52 strain,  expression evidence from the transcriptomic data of </w:t>
      </w:r>
      <w:r w:rsidRPr="00580022">
        <w:rPr>
          <w:rFonts w:ascii="Arial" w:eastAsia="Arial" w:hAnsi="Arial" w:cs="Arial"/>
          <w:i/>
          <w:sz w:val="22"/>
          <w:szCs w:val="22"/>
        </w:rPr>
        <w:t>V. cholerae</w:t>
      </w:r>
      <w:r w:rsidRPr="00580022">
        <w:rPr>
          <w:rFonts w:ascii="Arial" w:eastAsia="Arial" w:hAnsi="Arial" w:cs="Arial"/>
          <w:sz w:val="22"/>
          <w:szCs w:val="22"/>
        </w:rPr>
        <w:t xml:space="preserve"> V52 monocultures (Table S9-S10) as well as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w:t>
      </w:r>
      <w:hyperlink r:id="rId13">
        <w:r w:rsidRPr="00580022">
          <w:rPr>
            <w:rFonts w:ascii="Arial" w:eastAsia="Arial" w:hAnsi="Arial" w:cs="Arial"/>
            <w:i/>
            <w:sz w:val="22"/>
            <w:szCs w:val="22"/>
            <w:u w:val="single"/>
          </w:rPr>
          <w:t>Vibrio cholerae</w:t>
        </w:r>
      </w:hyperlink>
      <w:hyperlink r:id="rId14">
        <w:r w:rsidRPr="00580022">
          <w:rPr>
            <w:rFonts w:ascii="Arial" w:eastAsia="Arial" w:hAnsi="Arial" w:cs="Arial"/>
            <w:sz w:val="22"/>
            <w:szCs w:val="22"/>
            <w:u w:val="single"/>
          </w:rPr>
          <w:t xml:space="preserve"> serotype O1 (strain ATCC 39315 / El Tor Inaba N16961)</w:t>
        </w:r>
      </w:hyperlink>
      <w:r w:rsidRPr="00580022">
        <w:rPr>
          <w:rFonts w:ascii="Arial" w:eastAsia="Arial" w:hAnsi="Arial" w:cs="Arial"/>
          <w:sz w:val="22"/>
          <w:szCs w:val="22"/>
        </w:rPr>
        <w:t xml:space="preserve">’. </w:t>
      </w:r>
      <w:r w:rsidR="0058318A" w:rsidRPr="00580022">
        <w:rPr>
          <w:rFonts w:ascii="Arial" w:eastAsia="Arial" w:hAnsi="Arial" w:cs="Arial"/>
          <w:sz w:val="22"/>
          <w:szCs w:val="22"/>
        </w:rPr>
        <w:t xml:space="preserve">We realize that </w:t>
      </w:r>
      <w:r w:rsidR="0058318A" w:rsidRPr="00580022">
        <w:rPr>
          <w:rFonts w:ascii="Arial" w:eastAsia="Arial" w:hAnsi="Arial" w:cs="Arial"/>
          <w:i/>
          <w:iCs/>
          <w:sz w:val="22"/>
          <w:szCs w:val="22"/>
        </w:rPr>
        <w:t>V. cholerae</w:t>
      </w:r>
      <w:r w:rsidR="0058318A" w:rsidRPr="00580022">
        <w:rPr>
          <w:rFonts w:ascii="Arial" w:eastAsia="Arial" w:hAnsi="Arial" w:cs="Arial"/>
          <w:sz w:val="22"/>
          <w:szCs w:val="22"/>
        </w:rPr>
        <w:t xml:space="preserve"> V52 and </w:t>
      </w:r>
      <w:r w:rsidR="0058318A" w:rsidRPr="00580022">
        <w:rPr>
          <w:rFonts w:ascii="Arial" w:eastAsia="Arial" w:hAnsi="Arial" w:cs="Arial"/>
          <w:i/>
          <w:iCs/>
          <w:sz w:val="22"/>
          <w:szCs w:val="22"/>
        </w:rPr>
        <w:t>V. cholerae</w:t>
      </w:r>
      <w:r w:rsidR="0058318A" w:rsidRPr="00580022">
        <w:rPr>
          <w:rFonts w:ascii="Arial" w:eastAsia="Arial" w:hAnsi="Arial" w:cs="Arial"/>
          <w:sz w:val="22"/>
          <w:szCs w:val="22"/>
        </w:rPr>
        <w:t xml:space="preserve"> N16961 belong to different serotype groups but we make no distinction in relation to serotype groups in this study. We have used </w:t>
      </w:r>
      <w:r w:rsidR="0058318A" w:rsidRPr="00580022">
        <w:rPr>
          <w:rFonts w:ascii="Arial" w:eastAsia="Arial" w:hAnsi="Arial" w:cs="Arial"/>
          <w:i/>
          <w:iCs/>
          <w:sz w:val="22"/>
          <w:szCs w:val="22"/>
        </w:rPr>
        <w:t>V. cholerae</w:t>
      </w:r>
      <w:r w:rsidR="0058318A" w:rsidRPr="00580022">
        <w:rPr>
          <w:rFonts w:ascii="Arial" w:eastAsia="Arial" w:hAnsi="Arial" w:cs="Arial"/>
          <w:sz w:val="22"/>
          <w:szCs w:val="22"/>
        </w:rPr>
        <w:t xml:space="preserve"> O1 El Tor N16961 genome assembly as it is the most complete and update genome annotation </w:t>
      </w:r>
      <w:r w:rsidR="0058318A" w:rsidRPr="00580022">
        <w:rPr>
          <w:rFonts w:ascii="Arial" w:eastAsia="Arial" w:hAnsi="Arial" w:cs="Arial"/>
          <w:i/>
          <w:iCs/>
          <w:sz w:val="22"/>
          <w:szCs w:val="22"/>
        </w:rPr>
        <w:t>for V. cholerae</w:t>
      </w:r>
      <w:r w:rsidR="0058318A" w:rsidRPr="00580022">
        <w:rPr>
          <w:rFonts w:ascii="Arial" w:eastAsia="Arial" w:hAnsi="Arial" w:cs="Arial"/>
          <w:sz w:val="22"/>
          <w:szCs w:val="22"/>
        </w:rPr>
        <w:t xml:space="preserve">. We have also sequenced and annotated the genome of </w:t>
      </w:r>
      <w:r w:rsidR="0058318A" w:rsidRPr="00580022">
        <w:rPr>
          <w:rFonts w:ascii="Arial" w:eastAsia="Arial" w:hAnsi="Arial" w:cs="Arial"/>
          <w:i/>
          <w:iCs/>
          <w:sz w:val="22"/>
          <w:szCs w:val="22"/>
        </w:rPr>
        <w:t>V. cholerae</w:t>
      </w:r>
      <w:r w:rsidR="0058318A" w:rsidRPr="00580022">
        <w:rPr>
          <w:rFonts w:ascii="Arial" w:eastAsia="Arial" w:hAnsi="Arial" w:cs="Arial"/>
          <w:sz w:val="22"/>
          <w:szCs w:val="22"/>
        </w:rPr>
        <w:t xml:space="preserve"> V52 since it is more frequently co-isolated with ETEC in clinical settings</w:t>
      </w:r>
      <w:r w:rsidR="005F162B" w:rsidRPr="00580022">
        <w:rPr>
          <w:rFonts w:ascii="Arial" w:eastAsia="Arial" w:hAnsi="Arial" w:cs="Arial"/>
          <w:sz w:val="22"/>
          <w:szCs w:val="22"/>
        </w:rPr>
        <w:fldChar w:fldCharType="begin">
          <w:fldData xml:space="preserve">PEVuZE5vdGU+PENpdGU+PEF1dGhvcj5DaG93ZGh1cnk8L0F1dGhvcj48WWVhcj4yMDEwPC9ZZWFy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PEVuZE5vdGU+PENpdGU+PEF1dGhvcj5DaG93ZGh1cnk8L0F1dGhvcj48WWVhcj4yMDEwPC9ZZWFy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11</w:t>
      </w:r>
      <w:r w:rsidR="005F162B" w:rsidRPr="00580022">
        <w:rPr>
          <w:rFonts w:ascii="Arial" w:eastAsia="Arial" w:hAnsi="Arial" w:cs="Arial"/>
          <w:sz w:val="22"/>
          <w:szCs w:val="22"/>
        </w:rPr>
        <w:fldChar w:fldCharType="end"/>
      </w:r>
      <w:r w:rsidR="0058318A" w:rsidRPr="00580022">
        <w:rPr>
          <w:rFonts w:ascii="Arial" w:eastAsia="Arial" w:hAnsi="Arial" w:cs="Arial"/>
          <w:sz w:val="22"/>
          <w:szCs w:val="22"/>
        </w:rPr>
        <w:t xml:space="preserve">. </w:t>
      </w:r>
      <w:r w:rsidR="00352520" w:rsidRPr="00580022">
        <w:rPr>
          <w:rFonts w:ascii="Arial" w:eastAsia="Arial" w:hAnsi="Arial" w:cs="Arial"/>
          <w:sz w:val="22"/>
          <w:szCs w:val="22"/>
        </w:rPr>
        <w:t xml:space="preserve">Future studies will focus on assessing the linkage between metabolic capabilities and serotype groups as well as across the entire species. </w:t>
      </w:r>
    </w:p>
    <w:p w14:paraId="74CD9FE2" w14:textId="77777777" w:rsidR="0032466F" w:rsidRPr="00580022" w:rsidRDefault="0032466F" w:rsidP="001E06A4">
      <w:pPr>
        <w:spacing w:line="276" w:lineRule="auto"/>
        <w:jc w:val="both"/>
        <w:rPr>
          <w:rFonts w:ascii="Arial" w:eastAsia="Arial" w:hAnsi="Arial" w:cs="Arial"/>
          <w:sz w:val="22"/>
          <w:szCs w:val="22"/>
        </w:rPr>
      </w:pPr>
    </w:p>
    <w:p w14:paraId="0F7BA14F"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For the gene-protein-reaction (GPR) building, 28 genes did not have </w:t>
      </w:r>
      <w:r w:rsidRPr="00580022">
        <w:rPr>
          <w:rFonts w:ascii="Arial" w:eastAsia="Arial" w:hAnsi="Arial" w:cs="Arial"/>
          <w:i/>
          <w:sz w:val="22"/>
          <w:szCs w:val="22"/>
        </w:rPr>
        <w:t>V. cholerae</w:t>
      </w:r>
      <w:r w:rsidRPr="00580022">
        <w:rPr>
          <w:rFonts w:ascii="Arial" w:eastAsia="Arial" w:hAnsi="Arial" w:cs="Arial"/>
          <w:sz w:val="22"/>
          <w:szCs w:val="22"/>
        </w:rPr>
        <w:t xml:space="preserve"> specific gene ID. If the rule was ‘AND’ and not all orthologous were found in </w:t>
      </w:r>
      <w:r w:rsidRPr="00580022">
        <w:rPr>
          <w:rFonts w:ascii="Arial" w:eastAsia="Arial" w:hAnsi="Arial" w:cs="Arial"/>
          <w:i/>
          <w:sz w:val="22"/>
          <w:szCs w:val="22"/>
        </w:rPr>
        <w:t>V. cholerae</w:t>
      </w:r>
      <w:r w:rsidRPr="00580022">
        <w:rPr>
          <w:rFonts w:ascii="Arial" w:eastAsia="Arial" w:hAnsi="Arial" w:cs="Arial"/>
          <w:sz w:val="22"/>
          <w:szCs w:val="22"/>
        </w:rPr>
        <w:t xml:space="preserve"> genome or transcriptome data generated in this study or in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we kept the gene symbol to indicate that this specific gene has not been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but it’s potentially needed for the corresponding reaction. Also, for this set of reactions, at least one of the genes was expressed according to the transcriptomic data generated in this study. For example, AACPS1 is associated to (</w:t>
      </w:r>
      <w:proofErr w:type="spellStart"/>
      <w:r w:rsidRPr="00580022">
        <w:rPr>
          <w:rFonts w:ascii="Arial" w:eastAsia="Arial" w:hAnsi="Arial" w:cs="Arial"/>
          <w:i/>
          <w:sz w:val="22"/>
          <w:szCs w:val="22"/>
        </w:rPr>
        <w:t>aas</w:t>
      </w:r>
      <w:proofErr w:type="spellEnd"/>
      <w:r w:rsidRPr="00580022">
        <w:rPr>
          <w:rFonts w:ascii="Arial" w:eastAsia="Arial" w:hAnsi="Arial" w:cs="Arial"/>
          <w:sz w:val="22"/>
          <w:szCs w:val="22"/>
        </w:rPr>
        <w:t xml:space="preserve"> and VC2020), there is </w:t>
      </w:r>
      <w:hyperlink r:id="rId15">
        <w:r w:rsidRPr="00580022">
          <w:rPr>
            <w:rFonts w:ascii="Arial" w:eastAsia="Arial" w:hAnsi="Arial" w:cs="Arial"/>
            <w:sz w:val="22"/>
            <w:szCs w:val="22"/>
            <w:u w:val="single"/>
          </w:rPr>
          <w:t>proteomic evidence</w:t>
        </w:r>
      </w:hyperlink>
      <w:r w:rsidRPr="00580022">
        <w:rPr>
          <w:rFonts w:ascii="Arial" w:eastAsia="Arial" w:hAnsi="Arial" w:cs="Arial"/>
          <w:sz w:val="22"/>
          <w:szCs w:val="22"/>
        </w:rPr>
        <w:t xml:space="preserve"> for VC2020 in </w:t>
      </w:r>
      <w:r w:rsidRPr="00580022">
        <w:rPr>
          <w:rFonts w:ascii="Arial" w:eastAsia="Arial" w:hAnsi="Arial" w:cs="Arial"/>
          <w:i/>
          <w:sz w:val="22"/>
          <w:szCs w:val="22"/>
        </w:rPr>
        <w:t>V. cholerae</w:t>
      </w:r>
      <w:r w:rsidRPr="00580022">
        <w:rPr>
          <w:rFonts w:ascii="Arial" w:eastAsia="Arial" w:hAnsi="Arial" w:cs="Arial"/>
          <w:sz w:val="22"/>
          <w:szCs w:val="22"/>
        </w:rPr>
        <w:t xml:space="preserve"> according to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and it is also expressed in </w:t>
      </w:r>
      <w:r w:rsidRPr="00580022">
        <w:rPr>
          <w:rFonts w:ascii="Arial" w:eastAsia="Arial" w:hAnsi="Arial" w:cs="Arial"/>
          <w:i/>
          <w:sz w:val="22"/>
          <w:szCs w:val="22"/>
        </w:rPr>
        <w:t>V52</w:t>
      </w:r>
      <w:r w:rsidRPr="00580022">
        <w:rPr>
          <w:rFonts w:ascii="Arial" w:eastAsia="Arial" w:hAnsi="Arial" w:cs="Arial"/>
          <w:sz w:val="22"/>
          <w:szCs w:val="22"/>
        </w:rPr>
        <w:t xml:space="preserve"> (Table S9-S10), however there is no evidence for </w:t>
      </w:r>
      <w:proofErr w:type="spellStart"/>
      <w:r w:rsidRPr="00580022">
        <w:rPr>
          <w:rFonts w:ascii="Arial" w:eastAsia="Arial" w:hAnsi="Arial" w:cs="Arial"/>
          <w:i/>
          <w:sz w:val="22"/>
          <w:szCs w:val="22"/>
        </w:rPr>
        <w:t>aas</w:t>
      </w:r>
      <w:proofErr w:type="spellEnd"/>
      <w:r w:rsidRPr="00580022">
        <w:rPr>
          <w:rFonts w:ascii="Arial" w:eastAsia="Arial" w:hAnsi="Arial" w:cs="Arial"/>
          <w:sz w:val="22"/>
          <w:szCs w:val="22"/>
        </w:rPr>
        <w:t xml:space="preserve"> expression and it does not have a designated VC- or VCA- formatted ID in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so the gene symbol was used. </w:t>
      </w:r>
    </w:p>
    <w:p w14:paraId="14E7FF16" w14:textId="77777777" w:rsidR="0032466F" w:rsidRPr="00580022" w:rsidRDefault="0032466F" w:rsidP="001E06A4">
      <w:pPr>
        <w:spacing w:line="276" w:lineRule="auto"/>
        <w:jc w:val="both"/>
        <w:rPr>
          <w:rFonts w:ascii="Arial" w:eastAsia="Arial" w:hAnsi="Arial" w:cs="Arial"/>
          <w:sz w:val="22"/>
          <w:szCs w:val="22"/>
        </w:rPr>
      </w:pPr>
    </w:p>
    <w:p w14:paraId="2331A8FD" w14:textId="6A927598"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The objective function for </w:t>
      </w:r>
      <w:r w:rsidRPr="00580022">
        <w:rPr>
          <w:rFonts w:ascii="Arial" w:eastAsia="Arial" w:hAnsi="Arial" w:cs="Arial"/>
          <w:i/>
          <w:sz w:val="22"/>
          <w:szCs w:val="22"/>
        </w:rPr>
        <w:t>i</w:t>
      </w:r>
      <w:r w:rsidRPr="00580022">
        <w:rPr>
          <w:rFonts w:ascii="Arial" w:eastAsia="Arial" w:hAnsi="Arial" w:cs="Arial"/>
          <w:sz w:val="22"/>
          <w:szCs w:val="22"/>
        </w:rPr>
        <w:t xml:space="preserve">AM-Vc960 was derived from that of </w:t>
      </w:r>
      <w:r w:rsidRPr="00580022">
        <w:rPr>
          <w:rFonts w:ascii="Arial" w:eastAsia="Arial" w:hAnsi="Arial" w:cs="Arial"/>
          <w:i/>
          <w:iCs/>
          <w:sz w:val="22"/>
          <w:szCs w:val="22"/>
        </w:rPr>
        <w:t>i</w:t>
      </w:r>
      <w:r w:rsidRPr="00580022">
        <w:rPr>
          <w:rFonts w:ascii="Arial" w:eastAsia="Arial" w:hAnsi="Arial" w:cs="Arial"/>
          <w:sz w:val="22"/>
          <w:szCs w:val="22"/>
        </w:rPr>
        <w:t>JO1366</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&lt;EndNote&gt;&lt;Cite&gt;&lt;Author&gt;Orth&lt;/Author&gt;&lt;Year&gt;2011&lt;/Year&gt;&lt;RecNum&gt;181&lt;/RecNum&gt;&lt;DisplayText&gt;&lt;style face="superscript"&gt;10&lt;/style&gt;&lt;/DisplayText&gt;&lt;record&gt;&lt;rec-number&gt;181&lt;/rec-number&gt;&lt;foreign-keys&gt;&lt;key app="EN" db-id="tvdd9dte5dxw0oezzsnpra9fve5f9f5z2f90" timestamp="1549281164"&gt;181&lt;/key&gt;&lt;/foreign-keys&gt;&lt;ref-type name="Journal Article"&gt;17&lt;/ref-type&gt;&lt;contributors&gt;&lt;authors&gt;&lt;author&gt;Orth, J. D.&lt;/author&gt;&lt;author&gt;Conrad, T. M.&lt;/author&gt;&lt;author&gt;Na, J.&lt;/author&gt;&lt;author&gt;Lerman, J. A.&lt;/author&gt;&lt;author&gt;Nam, H.&lt;/author&gt;&lt;author&gt;Feist, A. M.&lt;/author&gt;&lt;author&gt;Palsson, B. O.&lt;/author&gt;&lt;/authors&gt;&lt;/contributors&gt;&lt;auth-address&gt;Department of Bioengineering, University of California, San Diego, La Jolla, CA 92093-0412, USA.&lt;/auth-address&gt;&lt;titles&gt;&lt;title&gt;A comprehensive genome-scale reconstruction of Escherichia coli metabolism--2011&lt;/title&gt;&lt;secondary-title&gt;Mol Syst Biol&lt;/secondary-title&gt;&lt;/titles&gt;&lt;periodical&gt;&lt;full-title&gt;Mol Syst Biol&lt;/full-title&gt;&lt;/periodical&gt;&lt;pages&gt;535&lt;/pages&gt;&lt;volume&gt;7&lt;/volume&gt;&lt;edition&gt;2011/10/13&lt;/edition&gt;&lt;keywords&gt;&lt;keyword&gt;Computational Biology/*methods&lt;/keyword&gt;&lt;keyword&gt;*Escherichia coli K12/genetics/metabolism&lt;/keyword&gt;&lt;keyword&gt;Gene Knockout Techniques&lt;/keyword&gt;&lt;keyword&gt;*Genes, Bacterial&lt;/keyword&gt;&lt;keyword&gt;*Genome, Bacterial&lt;/keyword&gt;&lt;keyword&gt;Genomics/*methods&lt;/keyword&gt;&lt;keyword&gt;Metabolic Engineering&lt;/keyword&gt;&lt;keyword&gt;Metabolic Networks and Pathways&lt;/keyword&gt;&lt;keyword&gt;Models, Biological&lt;/keyword&gt;&lt;keyword&gt;Systems Biology/*methods&lt;/keyword&gt;&lt;/keywords&gt;&lt;dates&gt;&lt;year&gt;2011&lt;/year&gt;&lt;pub-dates&gt;&lt;date&gt;Oct 11&lt;/date&gt;&lt;/pub-dates&gt;&lt;/dates&gt;&lt;isbn&gt;1744-4292 (Electronic)&amp;#xD;1744-4292 (Linking)&lt;/isbn&gt;&lt;accession-num&gt;21988831&lt;/accession-num&gt;&lt;urls&gt;&lt;related-urls&gt;&lt;url&gt;https://www.ncbi.nlm.nih.gov/pubmed/21988831&lt;/url&gt;&lt;/related-urls&gt;&lt;/urls&gt;&lt;custom2&gt;PMC3261703&lt;/custom2&gt;&lt;electronic-resource-num&gt;10.1038/msb.2011.65&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10</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and </w:t>
      </w:r>
      <w:r w:rsidRPr="00580022">
        <w:rPr>
          <w:rFonts w:ascii="Arial" w:eastAsia="Arial" w:hAnsi="Arial" w:cs="Arial"/>
          <w:i/>
          <w:sz w:val="22"/>
          <w:szCs w:val="22"/>
        </w:rPr>
        <w:t>V. vulnificus</w:t>
      </w:r>
      <w:r w:rsidR="005F162B" w:rsidRPr="00580022">
        <w:rPr>
          <w:rFonts w:ascii="Arial" w:eastAsia="Arial" w:hAnsi="Arial" w:cs="Arial"/>
          <w:iCs/>
          <w:sz w:val="22"/>
          <w:szCs w:val="22"/>
        </w:rPr>
        <w:fldChar w:fldCharType="begin">
          <w:fldData xml:space="preserve">PEVuZE5vdGU+PENpdGU+PEF1dGhvcj5LaW08L0F1dGhvcj48WWVhcj4yMDExPC9ZZWFyPjxSZWNO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</w:fldData>
        </w:fldChar>
      </w:r>
      <w:r w:rsidR="005F162B" w:rsidRPr="00580022">
        <w:rPr>
          <w:rFonts w:ascii="Arial" w:eastAsia="Arial" w:hAnsi="Arial" w:cs="Arial"/>
          <w:iCs/>
          <w:sz w:val="22"/>
          <w:szCs w:val="22"/>
        </w:rPr>
        <w:instrText xml:space="preserve"> ADDIN EN.CITE </w:instrText>
      </w:r>
      <w:r w:rsidR="005F162B" w:rsidRPr="00580022">
        <w:rPr>
          <w:rFonts w:ascii="Arial" w:eastAsia="Arial" w:hAnsi="Arial" w:cs="Arial"/>
          <w:iCs/>
          <w:sz w:val="22"/>
          <w:szCs w:val="22"/>
        </w:rPr>
        <w:fldChar w:fldCharType="begin">
          <w:fldData xml:space="preserve">PEVuZE5vdGU+PENpdGU+PEF1dGhvcj5LaW08L0F1dGhvcj48WWVhcj4yMDExPC9ZZWFyPjxSZWNO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</w:fldData>
        </w:fldChar>
      </w:r>
      <w:r w:rsidR="005F162B" w:rsidRPr="00580022">
        <w:rPr>
          <w:rFonts w:ascii="Arial" w:eastAsia="Arial" w:hAnsi="Arial" w:cs="Arial"/>
          <w:iCs/>
          <w:sz w:val="22"/>
          <w:szCs w:val="22"/>
        </w:rPr>
        <w:instrText xml:space="preserve"> ADDIN EN.CITE.DATA </w:instrText>
      </w:r>
      <w:r w:rsidR="005F162B" w:rsidRPr="00580022">
        <w:rPr>
          <w:rFonts w:ascii="Arial" w:eastAsia="Arial" w:hAnsi="Arial" w:cs="Arial"/>
          <w:iCs/>
          <w:sz w:val="22"/>
          <w:szCs w:val="22"/>
        </w:rPr>
      </w:r>
      <w:r w:rsidR="005F162B" w:rsidRPr="00580022">
        <w:rPr>
          <w:rFonts w:ascii="Arial" w:eastAsia="Arial" w:hAnsi="Arial" w:cs="Arial"/>
          <w:iCs/>
          <w:sz w:val="22"/>
          <w:szCs w:val="22"/>
        </w:rPr>
        <w:fldChar w:fldCharType="end"/>
      </w:r>
      <w:r w:rsidR="005F162B" w:rsidRPr="00580022">
        <w:rPr>
          <w:rFonts w:ascii="Arial" w:eastAsia="Arial" w:hAnsi="Arial" w:cs="Arial"/>
          <w:iCs/>
          <w:sz w:val="22"/>
          <w:szCs w:val="22"/>
        </w:rPr>
      </w:r>
      <w:r w:rsidR="005F162B" w:rsidRPr="00580022">
        <w:rPr>
          <w:rFonts w:ascii="Arial" w:eastAsia="Arial" w:hAnsi="Arial" w:cs="Arial"/>
          <w:iCs/>
          <w:sz w:val="22"/>
          <w:szCs w:val="22"/>
        </w:rPr>
        <w:fldChar w:fldCharType="separate"/>
      </w:r>
      <w:r w:rsidR="005F162B" w:rsidRPr="00580022">
        <w:rPr>
          <w:rFonts w:ascii="Arial" w:eastAsia="Arial" w:hAnsi="Arial" w:cs="Arial"/>
          <w:iCs/>
          <w:noProof/>
          <w:sz w:val="22"/>
          <w:szCs w:val="22"/>
          <w:vertAlign w:val="superscript"/>
        </w:rPr>
        <w:t>12</w:t>
      </w:r>
      <w:r w:rsidR="005F162B" w:rsidRPr="00580022">
        <w:rPr>
          <w:rFonts w:ascii="Arial" w:eastAsia="Arial" w:hAnsi="Arial" w:cs="Arial"/>
          <w:iCs/>
          <w:sz w:val="22"/>
          <w:szCs w:val="22"/>
        </w:rPr>
        <w:fldChar w:fldCharType="end"/>
      </w:r>
      <w:r w:rsidR="0062132E" w:rsidRPr="00580022">
        <w:rPr>
          <w:rFonts w:ascii="Arial" w:eastAsia="Arial" w:hAnsi="Arial" w:cs="Arial"/>
          <w:iCs/>
          <w:sz w:val="22"/>
          <w:szCs w:val="22"/>
        </w:rPr>
        <w:t xml:space="preserve">. </w:t>
      </w:r>
      <w:r w:rsidRPr="00580022">
        <w:rPr>
          <w:rFonts w:ascii="Arial" w:eastAsia="Arial" w:hAnsi="Arial" w:cs="Arial"/>
          <w:i/>
          <w:sz w:val="22"/>
          <w:szCs w:val="22"/>
        </w:rPr>
        <w:t>i</w:t>
      </w:r>
      <w:r w:rsidRPr="00580022">
        <w:rPr>
          <w:rFonts w:ascii="Arial" w:eastAsia="Arial" w:hAnsi="Arial" w:cs="Arial"/>
          <w:sz w:val="22"/>
          <w:szCs w:val="22"/>
        </w:rPr>
        <w:t>AM-Vc960 was assessed for mass balance</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&lt;EndNote&gt;&lt;Cite&gt;&lt;Author&gt;Thiele&lt;/Author&gt;&lt;Year&gt;2010&lt;/Year&gt;&lt;RecNum&gt;150&lt;/RecNum&gt;&lt;DisplayText&gt;&lt;style face="superscript"&gt;13&lt;/style&gt;&lt;/DisplayText&gt;&lt;record&gt;&lt;rec-number&gt;150&lt;/rec-number&gt;&lt;foreign-keys&gt;&lt;key app="EN" db-id="tvdd9dte5dxw0oezzsnpra9fve5f9f5z2f90" timestamp="1549274064"&gt;150&lt;/key&gt;&lt;/foreign-keys&gt;&lt;ref-type name="Journal Article"&gt;17&lt;/ref-type&gt;&lt;contributors&gt;&lt;authors&gt;&lt;author&gt;Thiele, I.&lt;/author&gt;&lt;author&gt;Palsson, B. O.&lt;/author&gt;&lt;/authors&gt;&lt;/contributors&gt;&lt;auth-address&gt;Department of Bioengineering, University of California, San Diego, La Jolla, California, USA.&lt;/auth-address&gt;&lt;titles&gt;&lt;title&gt;A protocol for generating a high-quality genome-scale metabolic reconstruction&lt;/title&gt;&lt;secondary-title&gt;Nat Protoc&lt;/secondary-title&gt;&lt;/titles&gt;&lt;periodical&gt;&lt;full-title&gt;Nat Protoc&lt;/full-title&gt;&lt;/periodical&gt;&lt;pages&gt;93-121&lt;/pages&gt;&lt;volume&gt;5&lt;/volume&gt;&lt;number&gt;1&lt;/number&gt;&lt;edition&gt;2010/01/09&lt;/edition&gt;&lt;keywords&gt;&lt;keyword&gt;Biomass&lt;/keyword&gt;&lt;keyword&gt;Computer Simulation&lt;/keyword&gt;&lt;keyword&gt;Gene Expression Profiling&lt;/keyword&gt;&lt;keyword&gt;Gene Expression Regulation&lt;/keyword&gt;&lt;keyword&gt;Genome&lt;/keyword&gt;&lt;keyword&gt;Metabolome/*genetics&lt;/keyword&gt;&lt;keyword&gt;Software&lt;/keyword&gt;&lt;/keywords&gt;&lt;dates&gt;&lt;year&gt;2010&lt;/year&gt;&lt;pub-dates&gt;&lt;date&gt;Jan&lt;/date&gt;&lt;/pub-dates&gt;&lt;/dates&gt;&lt;isbn&gt;1750-2799 (Electronic)&amp;#xD;1750-2799 (Linking)&lt;/isbn&gt;&lt;accession-num&gt;20057383&lt;/accession-num&gt;&lt;urls&gt;&lt;related-urls&gt;&lt;url&gt;https://www.ncbi.nlm.nih.gov/pubmed/20057383&lt;/url&gt;&lt;/related-urls&gt;&lt;/urls&gt;&lt;custom2&gt;PMC3125167&lt;/custom2&gt;&lt;electronic-resource-num&gt;10.1038/nprot.2009.203&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13</w:t>
      </w:r>
      <w:r w:rsidR="0062132E" w:rsidRPr="00580022">
        <w:rPr>
          <w:rFonts w:ascii="Arial" w:eastAsia="Arial" w:hAnsi="Arial" w:cs="Arial"/>
          <w:sz w:val="22"/>
          <w:szCs w:val="22"/>
        </w:rPr>
        <w:fldChar w:fldCharType="end"/>
      </w:r>
      <w:r w:rsidRPr="00580022">
        <w:rPr>
          <w:rFonts w:ascii="Arial" w:eastAsia="Arial" w:hAnsi="Arial" w:cs="Arial"/>
          <w:sz w:val="22"/>
          <w:szCs w:val="22"/>
        </w:rPr>
        <w:t>. Metabolites charges and formulae were obtained from BiGG</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&lt;EndNote&gt;&lt;Cite&gt;&lt;Author&gt;Schellenberger&lt;/Author&gt;&lt;Year&gt;2010&lt;/Year&gt;&lt;RecNum&gt;188&lt;/RecNum&gt;&lt;DisplayText&gt;&lt;style face="superscript"&gt;14&lt;/style&gt;&lt;/DisplayText&gt;&lt;record&gt;&lt;rec-number&gt;188&lt;/rec-number&gt;&lt;foreign-keys&gt;&lt;key app="EN" db-id="tvdd9dte5dxw0oezzsnpra9fve5f9f5z2f90" timestamp="1549356554"&gt;188&lt;/key&gt;&lt;/foreign-keys&gt;&lt;ref-type name="Journal Article"&gt;17&lt;/ref-type&gt;&lt;contributors&gt;&lt;authors&gt;&lt;author&gt;Schellenberger, J.&lt;/author&gt;&lt;author&gt;Park, J. O.&lt;/author&gt;&lt;author&gt;Conrad, T. M.&lt;/author&gt;&lt;author&gt;Palsson, B. O.&lt;/author&gt;&lt;/authors&gt;&lt;/contributors&gt;&lt;auth-address&gt;Bioinformatics Program, University of California San Diego, La Jolla, California, 92093-0419, USA.&lt;/auth-address&gt;&lt;titles&gt;&lt;title&gt;BiGG: a Biochemical Genetic and Genomic knowledgebase of large scale metabolic reconstructions&lt;/title&gt;&lt;secondary-title&gt;BMC Bioinformatics&lt;/secondary-title&gt;&lt;/titles&gt;&lt;periodical&gt;&lt;full-title&gt;BMC Bioinformatics&lt;/full-title&gt;&lt;/periodical&gt;&lt;pages&gt;213&lt;/pages&gt;&lt;volume&gt;11&lt;/volume&gt;&lt;edition&gt;2010/04/30&lt;/edition&gt;&lt;keywords&gt;&lt;keyword&gt;*Genome&lt;/keyword&gt;&lt;keyword&gt;Genomics/*methods&lt;/keyword&gt;&lt;keyword&gt;*Knowledge Bases&lt;/keyword&gt;&lt;keyword&gt;*Metabolic Networks and Pathways&lt;/keyword&gt;&lt;keyword&gt;*Software&lt;/keyword&gt;&lt;/keywords&gt;&lt;dates&gt;&lt;year&gt;2010&lt;/year&gt;&lt;pub-dates&gt;&lt;date&gt;Apr 29&lt;/date&gt;&lt;/pub-dates&gt;&lt;/dates&gt;&lt;isbn&gt;1471-2105 (Electronic)&amp;#xD;1471-2105 (Linking)&lt;/isbn&gt;&lt;accession-num&gt;20426874&lt;/accession-num&gt;&lt;urls&gt;&lt;related-urls&gt;&lt;url&gt;https://www.ncbi.nlm.nih.gov/pubmed/20426874&lt;/url&gt;&lt;/related-urls&gt;&lt;/urls&gt;&lt;custom2&gt;PMC2874806&lt;/custom2&gt;&lt;electronic-resource-num&gt;10.1186/1471-2105-11-213&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14</w:t>
      </w:r>
      <w:r w:rsidR="0062132E" w:rsidRPr="00580022">
        <w:rPr>
          <w:rFonts w:ascii="Arial" w:eastAsia="Arial" w:hAnsi="Arial" w:cs="Arial"/>
          <w:sz w:val="22"/>
          <w:szCs w:val="22"/>
        </w:rPr>
        <w:fldChar w:fldCharType="end"/>
      </w:r>
      <w:r w:rsidRPr="00580022">
        <w:rPr>
          <w:rFonts w:ascii="Arial" w:eastAsia="Arial" w:hAnsi="Arial" w:cs="Arial"/>
          <w:sz w:val="22"/>
          <w:szCs w:val="22"/>
        </w:rPr>
        <w:t xml:space="preserve"> and updated in </w:t>
      </w:r>
      <w:r w:rsidRPr="00580022">
        <w:rPr>
          <w:rFonts w:ascii="Arial" w:eastAsia="Arial" w:hAnsi="Arial" w:cs="Arial"/>
          <w:i/>
          <w:sz w:val="22"/>
          <w:szCs w:val="22"/>
        </w:rPr>
        <w:t>i</w:t>
      </w:r>
      <w:r w:rsidRPr="00580022">
        <w:rPr>
          <w:rFonts w:ascii="Arial" w:eastAsia="Arial" w:hAnsi="Arial" w:cs="Arial"/>
          <w:sz w:val="22"/>
          <w:szCs w:val="22"/>
        </w:rPr>
        <w:t xml:space="preserve">AM-Vc960 to mass-balance the respective reactions. </w:t>
      </w:r>
    </w:p>
    <w:p w14:paraId="432CBC04" w14:textId="77777777" w:rsidR="0032466F" w:rsidRPr="00580022" w:rsidRDefault="0032466F" w:rsidP="001E06A4">
      <w:pPr>
        <w:spacing w:line="276" w:lineRule="auto"/>
        <w:jc w:val="both"/>
        <w:rPr>
          <w:rFonts w:ascii="Arial" w:eastAsia="Arial" w:hAnsi="Arial" w:cs="Arial"/>
          <w:sz w:val="22"/>
          <w:szCs w:val="22"/>
        </w:rPr>
      </w:pPr>
    </w:p>
    <w:p w14:paraId="2635B195" w14:textId="77777777" w:rsidR="0032466F" w:rsidRPr="00580022" w:rsidRDefault="006F2E59" w:rsidP="00382EAF">
      <w:pPr>
        <w:pStyle w:val="Heading2"/>
      </w:pPr>
      <w:bookmarkStart w:id="86" w:name="_Toc12888207"/>
      <w:r w:rsidRPr="00580022">
        <w:t xml:space="preserve">Refinement of </w:t>
      </w:r>
      <w:r w:rsidRPr="00580022">
        <w:rPr>
          <w:i/>
        </w:rPr>
        <w:t>i</w:t>
      </w:r>
      <w:r w:rsidRPr="00580022">
        <w:t>AM-Vc960</w:t>
      </w:r>
      <w:bookmarkEnd w:id="86"/>
    </w:p>
    <w:p w14:paraId="77F96E76" w14:textId="1204FDFE" w:rsidR="004A58C7" w:rsidRDefault="006F2E59" w:rsidP="00D505BB">
      <w:pPr>
        <w:spacing w:line="276" w:lineRule="auto"/>
        <w:jc w:val="both"/>
        <w:rPr>
          <w:ins w:id="87" w:author="Microsoft Office User" w:date="2020-02-17T08:13:00Z"/>
          <w:rFonts w:ascii="Arial" w:eastAsia="Arial" w:hAnsi="Arial" w:cs="Arial"/>
          <w:sz w:val="22"/>
          <w:szCs w:val="22"/>
        </w:rPr>
      </w:pPr>
      <w:r w:rsidRPr="00580022">
        <w:rPr>
          <w:rFonts w:ascii="Arial" w:eastAsia="Arial" w:hAnsi="Arial" w:cs="Arial"/>
          <w:sz w:val="22"/>
          <w:szCs w:val="22"/>
        </w:rPr>
        <w:t xml:space="preserve">If the respective GPR was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genome, the reaction was kept but the gene symbol instead of </w:t>
      </w:r>
      <w:r w:rsidRPr="00580022">
        <w:rPr>
          <w:rFonts w:ascii="Arial" w:eastAsia="Arial" w:hAnsi="Arial" w:cs="Arial"/>
          <w:i/>
          <w:sz w:val="22"/>
          <w:szCs w:val="22"/>
        </w:rPr>
        <w:t>V. cholerae</w:t>
      </w:r>
      <w:r w:rsidRPr="00580022">
        <w:rPr>
          <w:rFonts w:ascii="Arial" w:eastAsia="Arial" w:hAnsi="Arial" w:cs="Arial"/>
          <w:sz w:val="22"/>
          <w:szCs w:val="22"/>
        </w:rPr>
        <w:t xml:space="preserve"> specific gene ID (if not assigned in the standard format of VC- or VCA- in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was used. </w:t>
      </w:r>
      <w:proofErr w:type="spellStart"/>
      <w:r w:rsidRPr="00580022">
        <w:rPr>
          <w:rFonts w:ascii="Arial" w:eastAsia="Arial" w:hAnsi="Arial" w:cs="Arial"/>
          <w:sz w:val="22"/>
          <w:szCs w:val="22"/>
        </w:rPr>
        <w:t>aquaporinZ</w:t>
      </w:r>
      <w:proofErr w:type="spellEnd"/>
      <w:r w:rsidRPr="00580022">
        <w:rPr>
          <w:rFonts w:ascii="Arial" w:eastAsia="Arial" w:hAnsi="Arial" w:cs="Arial"/>
          <w:sz w:val="22"/>
          <w:szCs w:val="22"/>
        </w:rPr>
        <w:t xml:space="preserve"> was not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but it has been reported to be present in </w:t>
      </w:r>
      <w:r w:rsidRPr="00580022">
        <w:rPr>
          <w:rFonts w:ascii="Arial" w:eastAsia="Arial" w:hAnsi="Arial" w:cs="Arial"/>
          <w:i/>
          <w:sz w:val="22"/>
          <w:szCs w:val="22"/>
        </w:rPr>
        <w:t>V. cholerae</w:t>
      </w:r>
      <w:r w:rsidR="0062132E" w:rsidRPr="00580022">
        <w:rPr>
          <w:rFonts w:ascii="Arial" w:eastAsia="Arial" w:hAnsi="Arial" w:cs="Arial"/>
          <w:iCs/>
          <w:sz w:val="22"/>
          <w:szCs w:val="22"/>
        </w:rPr>
        <w:fldChar w:fldCharType="begin">
          <w:fldData xml:space="preserve">PEVuZE5vdGU+PENpdGU+PEF1dGhvcj5GbGFjaDwvQXV0aG9yPjxZZWFyPjIwMDc8L1llYXI+PFJl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</w:fldData>
        </w:fldChar>
      </w:r>
      <w:r w:rsidR="0062132E" w:rsidRPr="00580022">
        <w:rPr>
          <w:rFonts w:ascii="Arial" w:eastAsia="Arial" w:hAnsi="Arial" w:cs="Arial"/>
          <w:iCs/>
          <w:sz w:val="22"/>
          <w:szCs w:val="22"/>
        </w:rPr>
        <w:instrText xml:space="preserve"> ADDIN EN.CITE </w:instrText>
      </w:r>
      <w:r w:rsidR="0062132E" w:rsidRPr="00580022">
        <w:rPr>
          <w:rFonts w:ascii="Arial" w:eastAsia="Arial" w:hAnsi="Arial" w:cs="Arial"/>
          <w:iCs/>
          <w:sz w:val="22"/>
          <w:szCs w:val="22"/>
        </w:rPr>
        <w:fldChar w:fldCharType="begin">
          <w:fldData xml:space="preserve">PEVuZE5vdGU+PENpdGU+PEF1dGhvcj5GbGFjaDwvQXV0aG9yPjxZZWFyPjIwMDc8L1llYXI+PFJl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</w:fldData>
        </w:fldChar>
      </w:r>
      <w:r w:rsidR="0062132E" w:rsidRPr="00580022">
        <w:rPr>
          <w:rFonts w:ascii="Arial" w:eastAsia="Arial" w:hAnsi="Arial" w:cs="Arial"/>
          <w:iCs/>
          <w:sz w:val="22"/>
          <w:szCs w:val="22"/>
        </w:rPr>
        <w:instrText xml:space="preserve"> ADDIN EN.CITE.DATA </w:instrText>
      </w:r>
      <w:r w:rsidR="0062132E" w:rsidRPr="00580022">
        <w:rPr>
          <w:rFonts w:ascii="Arial" w:eastAsia="Arial" w:hAnsi="Arial" w:cs="Arial"/>
          <w:iCs/>
          <w:sz w:val="22"/>
          <w:szCs w:val="22"/>
        </w:rPr>
      </w:r>
      <w:r w:rsidR="0062132E" w:rsidRPr="00580022">
        <w:rPr>
          <w:rFonts w:ascii="Arial" w:eastAsia="Arial" w:hAnsi="Arial" w:cs="Arial"/>
          <w:iCs/>
          <w:sz w:val="22"/>
          <w:szCs w:val="22"/>
        </w:rPr>
        <w:fldChar w:fldCharType="end"/>
      </w:r>
      <w:r w:rsidR="0062132E" w:rsidRPr="00580022">
        <w:rPr>
          <w:rFonts w:ascii="Arial" w:eastAsia="Arial" w:hAnsi="Arial" w:cs="Arial"/>
          <w:iCs/>
          <w:sz w:val="22"/>
          <w:szCs w:val="22"/>
        </w:rPr>
      </w:r>
      <w:r w:rsidR="0062132E" w:rsidRPr="00580022">
        <w:rPr>
          <w:rFonts w:ascii="Arial" w:eastAsia="Arial" w:hAnsi="Arial" w:cs="Arial"/>
          <w:iCs/>
          <w:sz w:val="22"/>
          <w:szCs w:val="22"/>
        </w:rPr>
        <w:fldChar w:fldCharType="separate"/>
      </w:r>
      <w:r w:rsidR="0062132E" w:rsidRPr="00580022">
        <w:rPr>
          <w:rFonts w:ascii="Arial" w:eastAsia="Arial" w:hAnsi="Arial" w:cs="Arial"/>
          <w:iCs/>
          <w:noProof/>
          <w:sz w:val="22"/>
          <w:szCs w:val="22"/>
          <w:vertAlign w:val="superscript"/>
        </w:rPr>
        <w:t>15</w:t>
      </w:r>
      <w:r w:rsidR="0062132E" w:rsidRPr="00580022">
        <w:rPr>
          <w:rFonts w:ascii="Arial" w:eastAsia="Arial" w:hAnsi="Arial" w:cs="Arial"/>
          <w:iCs/>
          <w:sz w:val="22"/>
          <w:szCs w:val="22"/>
        </w:rPr>
        <w:fldChar w:fldCharType="end"/>
      </w:r>
      <w:r w:rsidRPr="00580022">
        <w:rPr>
          <w:rFonts w:ascii="Arial" w:eastAsia="Arial" w:hAnsi="Arial" w:cs="Arial"/>
          <w:sz w:val="22"/>
          <w:szCs w:val="22"/>
        </w:rPr>
        <w:t xml:space="preserve">. Glycolate dehydrogenase (EC 1.1.99.14), subunits </w:t>
      </w:r>
      <w:proofErr w:type="spellStart"/>
      <w:r w:rsidRPr="00580022">
        <w:rPr>
          <w:rFonts w:ascii="Arial" w:eastAsia="Arial" w:hAnsi="Arial" w:cs="Arial"/>
          <w:i/>
          <w:sz w:val="22"/>
          <w:szCs w:val="22"/>
        </w:rPr>
        <w:t>glcD</w:t>
      </w:r>
      <w:proofErr w:type="spellEnd"/>
      <w:r w:rsidRPr="00580022">
        <w:rPr>
          <w:rFonts w:ascii="Arial" w:eastAsia="Arial" w:hAnsi="Arial" w:cs="Arial"/>
          <w:sz w:val="22"/>
          <w:szCs w:val="22"/>
        </w:rPr>
        <w:t>/</w:t>
      </w:r>
      <w:r w:rsidRPr="00580022">
        <w:rPr>
          <w:rFonts w:ascii="Arial" w:eastAsia="Arial" w:hAnsi="Arial" w:cs="Arial"/>
          <w:i/>
          <w:sz w:val="22"/>
          <w:szCs w:val="22"/>
        </w:rPr>
        <w:t>E</w:t>
      </w:r>
      <w:r w:rsidRPr="00580022">
        <w:rPr>
          <w:rFonts w:ascii="Arial" w:eastAsia="Arial" w:hAnsi="Arial" w:cs="Arial"/>
          <w:sz w:val="22"/>
          <w:szCs w:val="22"/>
        </w:rPr>
        <w:t>/</w:t>
      </w:r>
      <w:r w:rsidRPr="00580022">
        <w:rPr>
          <w:rFonts w:ascii="Arial" w:eastAsia="Arial" w:hAnsi="Arial" w:cs="Arial"/>
          <w:i/>
          <w:sz w:val="22"/>
          <w:szCs w:val="22"/>
        </w:rPr>
        <w:t>F</w:t>
      </w:r>
      <w:r w:rsidRPr="00580022">
        <w:rPr>
          <w:rFonts w:ascii="Arial" w:eastAsia="Arial" w:hAnsi="Arial" w:cs="Arial"/>
          <w:sz w:val="22"/>
          <w:szCs w:val="22"/>
        </w:rPr>
        <w:t xml:space="preserve"> are not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genome. Hence, reactions GLYCTO2, GLYCTO3, GLYCTO4 were removed. A sink reaction was nevertheless added for cytosolic glycolate since no literature evidence supported the presence of glycolate dehydrogenase in </w:t>
      </w:r>
      <w:r w:rsidRPr="00580022">
        <w:rPr>
          <w:rFonts w:ascii="Arial" w:eastAsia="Arial" w:hAnsi="Arial" w:cs="Arial"/>
          <w:i/>
          <w:sz w:val="22"/>
          <w:szCs w:val="22"/>
        </w:rPr>
        <w:t>V. cholerae</w:t>
      </w:r>
      <w:r w:rsidRPr="00580022">
        <w:rPr>
          <w:rFonts w:ascii="Arial" w:eastAsia="Arial" w:hAnsi="Arial" w:cs="Arial"/>
          <w:sz w:val="22"/>
          <w:szCs w:val="22"/>
        </w:rPr>
        <w:t xml:space="preserve"> genome, however </w:t>
      </w:r>
      <w:proofErr w:type="spellStart"/>
      <w:r w:rsidRPr="00580022">
        <w:rPr>
          <w:rFonts w:ascii="Arial" w:eastAsia="Arial" w:hAnsi="Arial" w:cs="Arial"/>
          <w:i/>
          <w:sz w:val="22"/>
          <w:szCs w:val="22"/>
        </w:rPr>
        <w:lastRenderedPageBreak/>
        <w:t>glcE</w:t>
      </w:r>
      <w:proofErr w:type="spellEnd"/>
      <w:r w:rsidRPr="00580022">
        <w:rPr>
          <w:rFonts w:ascii="Arial" w:eastAsia="Arial" w:hAnsi="Arial" w:cs="Arial"/>
          <w:sz w:val="22"/>
          <w:szCs w:val="22"/>
        </w:rPr>
        <w:t xml:space="preserve"> was predicted to be essential for optimal growth. Similarly, Outer membrane porin N (</w:t>
      </w:r>
      <w:proofErr w:type="spellStart"/>
      <w:r w:rsidRPr="00580022">
        <w:rPr>
          <w:rFonts w:ascii="Arial" w:eastAsia="Arial" w:hAnsi="Arial" w:cs="Arial"/>
          <w:i/>
          <w:sz w:val="22"/>
          <w:szCs w:val="22"/>
        </w:rPr>
        <w:t>ompN</w:t>
      </w:r>
      <w:proofErr w:type="spellEnd"/>
      <w:r w:rsidRPr="00580022">
        <w:rPr>
          <w:rFonts w:ascii="Arial" w:eastAsia="Arial" w:hAnsi="Arial" w:cs="Arial"/>
          <w:sz w:val="22"/>
          <w:szCs w:val="22"/>
        </w:rPr>
        <w:t xml:space="preserve">) was not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genome in the data generated in this study but it was associated to several transporter reactions that are needed for model consistency, hence it was retained in the model under the gene symbol (</w:t>
      </w:r>
      <w:proofErr w:type="spellStart"/>
      <w:r w:rsidRPr="00580022">
        <w:rPr>
          <w:rFonts w:ascii="Arial" w:eastAsia="Arial" w:hAnsi="Arial" w:cs="Arial"/>
          <w:i/>
          <w:sz w:val="22"/>
          <w:szCs w:val="22"/>
        </w:rPr>
        <w:t>ompN</w:t>
      </w:r>
      <w:proofErr w:type="spellEnd"/>
      <w:r w:rsidRPr="00580022">
        <w:rPr>
          <w:rFonts w:ascii="Arial" w:eastAsia="Arial" w:hAnsi="Arial" w:cs="Arial"/>
          <w:sz w:val="22"/>
          <w:szCs w:val="22"/>
        </w:rPr>
        <w:t xml:space="preserve">) to mark it from </w:t>
      </w:r>
      <w:r w:rsidRPr="00580022">
        <w:rPr>
          <w:rFonts w:ascii="Arial" w:eastAsia="Arial" w:hAnsi="Arial" w:cs="Arial"/>
          <w:i/>
          <w:sz w:val="22"/>
          <w:szCs w:val="22"/>
        </w:rPr>
        <w:t>V. cholerae</w:t>
      </w:r>
      <w:r w:rsidRPr="00580022">
        <w:rPr>
          <w:rFonts w:ascii="Arial" w:eastAsia="Arial" w:hAnsi="Arial" w:cs="Arial"/>
          <w:sz w:val="22"/>
          <w:szCs w:val="22"/>
        </w:rPr>
        <w:t xml:space="preserve"> annotated genes that has VC- or VCA- prefixes. Although, </w:t>
      </w:r>
      <w:hyperlink r:id="rId16">
        <w:proofErr w:type="spellStart"/>
        <w:r w:rsidRPr="00580022">
          <w:rPr>
            <w:rFonts w:ascii="Arial" w:eastAsia="Arial" w:hAnsi="Arial" w:cs="Arial"/>
            <w:i/>
            <w:sz w:val="22"/>
            <w:szCs w:val="22"/>
            <w:u w:val="single"/>
          </w:rPr>
          <w:t>ompN</w:t>
        </w:r>
        <w:proofErr w:type="spellEnd"/>
      </w:hyperlink>
      <w:r w:rsidRPr="00580022">
        <w:rPr>
          <w:rFonts w:ascii="Arial" w:eastAsia="Arial" w:hAnsi="Arial" w:cs="Arial"/>
          <w:sz w:val="22"/>
          <w:szCs w:val="22"/>
        </w:rPr>
        <w:t xml:space="preserve"> is predicted to be present in </w:t>
      </w:r>
      <w:r w:rsidRPr="00580022">
        <w:rPr>
          <w:rFonts w:ascii="Arial" w:eastAsia="Arial" w:hAnsi="Arial" w:cs="Arial"/>
          <w:i/>
          <w:sz w:val="22"/>
          <w:szCs w:val="22"/>
        </w:rPr>
        <w:t>V. cholerae</w:t>
      </w:r>
      <w:r w:rsidRPr="00580022">
        <w:rPr>
          <w:rFonts w:ascii="Arial" w:eastAsia="Arial" w:hAnsi="Arial" w:cs="Arial"/>
          <w:sz w:val="22"/>
          <w:szCs w:val="22"/>
        </w:rPr>
        <w:t xml:space="preserve"> at the protein level according to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but there was no experimental evidence to support its presence. Glutamate decarboxylase </w:t>
      </w:r>
      <w:proofErr w:type="spellStart"/>
      <w:r w:rsidRPr="00580022">
        <w:rPr>
          <w:rFonts w:ascii="Arial" w:eastAsia="Arial" w:hAnsi="Arial" w:cs="Arial"/>
          <w:i/>
          <w:sz w:val="22"/>
          <w:szCs w:val="22"/>
        </w:rPr>
        <w:t>panD</w:t>
      </w:r>
      <w:proofErr w:type="spellEnd"/>
      <w:r w:rsidRPr="00580022">
        <w:rPr>
          <w:rFonts w:ascii="Arial" w:eastAsia="Arial" w:hAnsi="Arial" w:cs="Arial"/>
          <w:sz w:val="22"/>
          <w:szCs w:val="22"/>
        </w:rPr>
        <w:t xml:space="preserve">, associated with reaction </w:t>
      </w:r>
      <w:hyperlink r:id="rId17">
        <w:r w:rsidRPr="00580022">
          <w:rPr>
            <w:rFonts w:ascii="Arial" w:eastAsia="Arial" w:hAnsi="Arial" w:cs="Arial"/>
            <w:sz w:val="22"/>
            <w:szCs w:val="22"/>
            <w:u w:val="single"/>
          </w:rPr>
          <w:t>ASP1DC</w:t>
        </w:r>
      </w:hyperlink>
      <w:r w:rsidRPr="00580022">
        <w:rPr>
          <w:rFonts w:ascii="Arial" w:eastAsia="Arial" w:hAnsi="Arial" w:cs="Arial"/>
          <w:sz w:val="22"/>
          <w:szCs w:val="22"/>
        </w:rPr>
        <w:t xml:space="preserve"> according to </w:t>
      </w:r>
      <w:r w:rsidRPr="00580022">
        <w:rPr>
          <w:rFonts w:ascii="Arial" w:eastAsia="Arial" w:hAnsi="Arial" w:cs="Arial"/>
          <w:i/>
          <w:sz w:val="22"/>
          <w:szCs w:val="22"/>
        </w:rPr>
        <w:t>i</w:t>
      </w:r>
      <w:r w:rsidRPr="00580022">
        <w:rPr>
          <w:rFonts w:ascii="Arial" w:eastAsia="Arial" w:hAnsi="Arial" w:cs="Arial"/>
          <w:sz w:val="22"/>
          <w:szCs w:val="22"/>
        </w:rPr>
        <w:t>JO1366</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&lt;EndNote&gt;&lt;Cite&gt;&lt;Author&gt;Orth&lt;/Author&gt;&lt;Year&gt;2011&lt;/Year&gt;&lt;RecNum&gt;181&lt;/RecNum&gt;&lt;DisplayText&gt;&lt;style face="superscript"&gt;10&lt;/style&gt;&lt;/DisplayText&gt;&lt;record&gt;&lt;rec-number&gt;181&lt;/rec-number&gt;&lt;foreign-keys&gt;&lt;key app="EN" db-id="tvdd9dte5dxw0oezzsnpra9fve5f9f5z2f90" timestamp="1549281164"&gt;181&lt;/key&gt;&lt;/foreign-keys&gt;&lt;ref-type name="Journal Article"&gt;17&lt;/ref-type&gt;&lt;contributors&gt;&lt;authors&gt;&lt;author&gt;Orth, J. D.&lt;/author&gt;&lt;author&gt;Conrad, T. M.&lt;/author&gt;&lt;author&gt;Na, J.&lt;/author&gt;&lt;author&gt;Lerman, J. A.&lt;/author&gt;&lt;author&gt;Nam, H.&lt;/author&gt;&lt;author&gt;Feist, A. M.&lt;/author&gt;&lt;author&gt;Palsson, B. O.&lt;/author&gt;&lt;/authors&gt;&lt;/contributors&gt;&lt;auth-address&gt;Department of Bioengineering, University of California, San Diego, La Jolla, CA 92093-0412, USA.&lt;/auth-address&gt;&lt;titles&gt;&lt;title&gt;A comprehensive genome-scale reconstruction of Escherichia coli metabolism--2011&lt;/title&gt;&lt;secondary-title&gt;Mol Syst Biol&lt;/secondary-title&gt;&lt;/titles&gt;&lt;periodical&gt;&lt;full-title&gt;Mol Syst Biol&lt;/full-title&gt;&lt;/periodical&gt;&lt;pages&gt;535&lt;/pages&gt;&lt;volume&gt;7&lt;/volume&gt;&lt;edition&gt;2011/10/13&lt;/edition&gt;&lt;keywords&gt;&lt;keyword&gt;Computational Biology/*methods&lt;/keyword&gt;&lt;keyword&gt;*Escherichia coli K12/genetics/metabolism&lt;/keyword&gt;&lt;keyword&gt;Gene Knockout Techniques&lt;/keyword&gt;&lt;keyword&gt;*Genes, Bacterial&lt;/keyword&gt;&lt;keyword&gt;*Genome, Bacterial&lt;/keyword&gt;&lt;keyword&gt;Genomics/*methods&lt;/keyword&gt;&lt;keyword&gt;Metabolic Engineering&lt;/keyword&gt;&lt;keyword&gt;Metabolic Networks and Pathways&lt;/keyword&gt;&lt;keyword&gt;Models, Biological&lt;/keyword&gt;&lt;keyword&gt;Systems Biology/*methods&lt;/keyword&gt;&lt;/keywords&gt;&lt;dates&gt;&lt;year&gt;2011&lt;/year&gt;&lt;pub-dates&gt;&lt;date&gt;Oct 11&lt;/date&gt;&lt;/pub-dates&gt;&lt;/dates&gt;&lt;isbn&gt;1744-4292 (Electronic)&amp;#xD;1744-4292 (Linking)&lt;/isbn&gt;&lt;accession-num&gt;21988831&lt;/accession-num&gt;&lt;urls&gt;&lt;related-urls&gt;&lt;url&gt;https://www.ncbi.nlm.nih.gov/pubmed/21988831&lt;/url&gt;&lt;/related-urls&gt;&lt;/urls&gt;&lt;custom2&gt;PMC3261703&lt;/custom2&gt;&lt;electronic-resource-num&gt;10.1038/msb.2011.65&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10</w:t>
      </w:r>
      <w:r w:rsidR="0062132E" w:rsidRPr="00580022">
        <w:rPr>
          <w:rFonts w:ascii="Arial" w:eastAsia="Arial" w:hAnsi="Arial" w:cs="Arial"/>
          <w:sz w:val="22"/>
          <w:szCs w:val="22"/>
        </w:rPr>
        <w:fldChar w:fldCharType="end"/>
      </w:r>
      <w:r w:rsidRPr="00580022">
        <w:rPr>
          <w:rFonts w:ascii="Arial" w:eastAsia="Arial" w:hAnsi="Arial" w:cs="Arial"/>
          <w:sz w:val="22"/>
          <w:szCs w:val="22"/>
        </w:rPr>
        <w:t xml:space="preserve">, was changed to </w:t>
      </w:r>
      <w:hyperlink r:id="rId18">
        <w:proofErr w:type="spellStart"/>
        <w:r w:rsidRPr="00580022">
          <w:rPr>
            <w:rFonts w:ascii="Arial" w:eastAsia="Arial" w:hAnsi="Arial" w:cs="Arial"/>
            <w:i/>
            <w:sz w:val="22"/>
            <w:szCs w:val="22"/>
            <w:u w:val="single"/>
          </w:rPr>
          <w:t>panP</w:t>
        </w:r>
        <w:proofErr w:type="spellEnd"/>
      </w:hyperlink>
      <w:r w:rsidR="0062132E" w:rsidRPr="00580022">
        <w:rPr>
          <w:rFonts w:ascii="Arial" w:eastAsia="Arial" w:hAnsi="Arial" w:cs="Arial"/>
          <w:sz w:val="22"/>
          <w:szCs w:val="22"/>
        </w:rPr>
        <w:t xml:space="preserve"> </w:t>
      </w:r>
      <w:r w:rsidRPr="00580022">
        <w:rPr>
          <w:rFonts w:ascii="Arial" w:eastAsia="Arial" w:hAnsi="Arial" w:cs="Arial"/>
          <w:sz w:val="22"/>
          <w:szCs w:val="22"/>
        </w:rPr>
        <w:t xml:space="preserve">according to gene name annotation in </w:t>
      </w:r>
      <w:r w:rsidRPr="00580022">
        <w:rPr>
          <w:rFonts w:ascii="Arial" w:eastAsia="Arial" w:hAnsi="Arial" w:cs="Arial"/>
          <w:i/>
          <w:sz w:val="22"/>
          <w:szCs w:val="22"/>
        </w:rPr>
        <w:t>V. cholerae</w:t>
      </w:r>
      <w:r w:rsidRPr="00580022">
        <w:rPr>
          <w:rFonts w:ascii="Arial" w:eastAsia="Arial" w:hAnsi="Arial" w:cs="Arial"/>
          <w:sz w:val="22"/>
          <w:szCs w:val="22"/>
        </w:rPr>
        <w:t xml:space="preserve">. </w:t>
      </w:r>
    </w:p>
    <w:p w14:paraId="16CF0386" w14:textId="4D0EA293" w:rsidR="004A58C7" w:rsidRPr="00D505BB" w:rsidRDefault="004A58C7" w:rsidP="00D505BB">
      <w:pPr>
        <w:spacing w:line="276" w:lineRule="auto"/>
        <w:jc w:val="both"/>
        <w:rPr>
          <w:ins w:id="88" w:author="Microsoft Office User" w:date="2020-02-17T08:13:00Z"/>
          <w:rFonts w:ascii="Arial" w:eastAsia="Arial" w:hAnsi="Arial" w:cs="Arial"/>
          <w:sz w:val="22"/>
          <w:szCs w:val="22"/>
        </w:rPr>
      </w:pPr>
    </w:p>
    <w:p w14:paraId="34D94814" w14:textId="2F52AEB4" w:rsidR="00D505BB" w:rsidRPr="00506D03" w:rsidRDefault="00D505BB">
      <w:pPr>
        <w:jc w:val="both"/>
        <w:rPr>
          <w:ins w:id="89" w:author="Microsoft Office User" w:date="2020-05-31T13:55:00Z"/>
          <w:rFonts w:ascii="Calibri" w:hAnsi="Calibri" w:cs="Calibri"/>
          <w:color w:val="000000" w:themeColor="text1"/>
        </w:rPr>
        <w:pPrChange w:id="90" w:author="Microsoft Office User" w:date="2020-05-31T13:55:00Z">
          <w:pPr>
            <w:ind w:left="720"/>
            <w:jc w:val="both"/>
          </w:pPr>
        </w:pPrChange>
      </w:pPr>
      <w:ins w:id="91" w:author="Microsoft Office User" w:date="2020-05-31T13:55:00Z">
        <w:r w:rsidRPr="00506D03">
          <w:rPr>
            <w:rFonts w:ascii="Calibri" w:hAnsi="Calibri" w:cs="Calibri"/>
            <w:color w:val="000000" w:themeColor="text1"/>
          </w:rPr>
          <w:t xml:space="preserve">We have performed a single-reaction deletion analysis for every reaction in the single species and dual-species model. </w:t>
        </w:r>
        <w:r w:rsidRPr="00506D03">
          <w:rPr>
            <w:rFonts w:ascii="Calibri" w:hAnsi="Calibri" w:cs="Calibri"/>
            <w:i/>
            <w:iCs/>
            <w:color w:val="000000" w:themeColor="text1"/>
          </w:rPr>
          <w:t>i</w:t>
        </w:r>
        <w:r w:rsidRPr="00506D03">
          <w:rPr>
            <w:rFonts w:ascii="Calibri" w:hAnsi="Calibri" w:cs="Calibri"/>
            <w:color w:val="000000" w:themeColor="text1"/>
          </w:rPr>
          <w:t xml:space="preserve">AM-Vc960 has a total of 11 demand and sink reactions. 2 demand reactions (DM_4CRSOL, </w:t>
        </w:r>
        <w:r w:rsidRPr="00506D03">
          <w:rPr>
            <w:rFonts w:ascii="Calibri" w:hAnsi="Calibri" w:cs="Calibri"/>
            <w:color w:val="000000"/>
          </w:rPr>
          <w:t>DM_MTHTHF</w:t>
        </w:r>
        <w:r w:rsidRPr="00506D03">
          <w:rPr>
            <w:rFonts w:ascii="Calibri" w:hAnsi="Calibri" w:cs="Calibri"/>
            <w:color w:val="000000" w:themeColor="text1"/>
          </w:rPr>
          <w:t xml:space="preserve">) and 2 sink reactions (sink_glu1sa[c], </w:t>
        </w:r>
        <w:proofErr w:type="spellStart"/>
        <w:r w:rsidRPr="00506D03">
          <w:rPr>
            <w:rFonts w:ascii="Calibri" w:hAnsi="Calibri" w:cs="Calibri"/>
            <w:color w:val="000000" w:themeColor="text1"/>
          </w:rPr>
          <w:t>sink_glyclt</w:t>
        </w:r>
        <w:proofErr w:type="spellEnd"/>
        <w:r w:rsidRPr="00506D03">
          <w:rPr>
            <w:rFonts w:ascii="Calibri" w:hAnsi="Calibri" w:cs="Calibri"/>
            <w:color w:val="000000" w:themeColor="text1"/>
          </w:rPr>
          <w:t xml:space="preserve">[c]) are necessary for the model to function, the remaining 7 reactions do not affect the accuracy of the growth rate or the model function.  </w:t>
        </w:r>
      </w:ins>
    </w:p>
    <w:p w14:paraId="0EAEEFF3" w14:textId="77777777" w:rsidR="00D505BB" w:rsidRPr="00506D03" w:rsidRDefault="00D505BB" w:rsidP="00D505BB">
      <w:pPr>
        <w:ind w:left="720"/>
        <w:jc w:val="both"/>
        <w:rPr>
          <w:ins w:id="92" w:author="Microsoft Office User" w:date="2020-05-31T13:55:00Z"/>
          <w:rFonts w:ascii="Calibri" w:hAnsi="Calibri" w:cs="Calibri"/>
          <w:color w:val="000000" w:themeColor="text1"/>
        </w:rPr>
      </w:pPr>
    </w:p>
    <w:p w14:paraId="6837F818" w14:textId="77777777" w:rsidR="00D505BB" w:rsidRPr="00506D03" w:rsidRDefault="00D505BB">
      <w:pPr>
        <w:jc w:val="both"/>
        <w:rPr>
          <w:ins w:id="93" w:author="Microsoft Office User" w:date="2020-05-31T13:55:00Z"/>
          <w:rFonts w:ascii="Calibri" w:eastAsia="Arial" w:hAnsi="Calibri" w:cs="Calibri"/>
        </w:rPr>
        <w:pPrChange w:id="94" w:author="Microsoft Office User" w:date="2020-05-31T13:55:00Z">
          <w:pPr>
            <w:ind w:left="720"/>
            <w:jc w:val="both"/>
          </w:pPr>
        </w:pPrChange>
      </w:pPr>
      <w:ins w:id="95" w:author="Microsoft Office User" w:date="2020-05-31T13:55:00Z">
        <w:r w:rsidRPr="00506D03">
          <w:rPr>
            <w:rFonts w:ascii="Calibri" w:eastAsia="Arial" w:hAnsi="Calibri" w:cs="Calibri"/>
          </w:rPr>
          <w:t>DM_MTHTHF: as per iJO1366; needed to allow (2R,4S)-2-methyl-2,3,3,4-tetrahydroxytetrahydrofuran to leave system. We have made it irreversible to allow leaving only and not uptake)</w:t>
        </w:r>
      </w:ins>
    </w:p>
    <w:p w14:paraId="4635A11C" w14:textId="77777777" w:rsidR="00D505BB" w:rsidRPr="00506D03" w:rsidRDefault="00D505BB" w:rsidP="00D505BB">
      <w:pPr>
        <w:ind w:left="720"/>
        <w:jc w:val="both"/>
        <w:rPr>
          <w:ins w:id="96" w:author="Microsoft Office User" w:date="2020-05-31T13:55:00Z"/>
          <w:rFonts w:ascii="Calibri" w:eastAsia="Arial" w:hAnsi="Calibri" w:cs="Calibri"/>
        </w:rPr>
      </w:pPr>
    </w:p>
    <w:p w14:paraId="12729AB2" w14:textId="77777777" w:rsidR="00D505BB" w:rsidRPr="00506D03" w:rsidRDefault="00D505BB">
      <w:pPr>
        <w:jc w:val="both"/>
        <w:rPr>
          <w:ins w:id="97" w:author="Microsoft Office User" w:date="2020-05-31T13:55:00Z"/>
          <w:rFonts w:ascii="Calibri" w:eastAsia="Arial" w:hAnsi="Calibri" w:cs="Calibri"/>
        </w:rPr>
        <w:pPrChange w:id="98" w:author="Microsoft Office User" w:date="2020-05-31T13:55:00Z">
          <w:pPr>
            <w:ind w:left="720"/>
            <w:jc w:val="both"/>
          </w:pPr>
        </w:pPrChange>
      </w:pPr>
      <w:ins w:id="99" w:author="Microsoft Office User" w:date="2020-05-31T13:55:00Z">
        <w:r w:rsidRPr="00506D03">
          <w:rPr>
            <w:rFonts w:ascii="Calibri" w:eastAsia="Arial" w:hAnsi="Calibri" w:cs="Calibri"/>
          </w:rPr>
          <w:t xml:space="preserve">DM_4CRSOL: as per iJO1366, needed to allow p-Cresol to leave the system. We have made it irreversible to allow leaving system only and not uptake. </w:t>
        </w:r>
      </w:ins>
    </w:p>
    <w:p w14:paraId="51A56B3D" w14:textId="77777777" w:rsidR="00D505BB" w:rsidRPr="00506D03" w:rsidRDefault="00D505BB" w:rsidP="00D505BB">
      <w:pPr>
        <w:ind w:left="720"/>
        <w:jc w:val="both"/>
        <w:rPr>
          <w:ins w:id="100" w:author="Microsoft Office User" w:date="2020-05-31T13:55:00Z"/>
          <w:rFonts w:ascii="Calibri" w:eastAsia="Arial" w:hAnsi="Calibri" w:cs="Calibri"/>
        </w:rPr>
      </w:pPr>
    </w:p>
    <w:p w14:paraId="520FF56D" w14:textId="77777777" w:rsidR="00D505BB" w:rsidRPr="00506D03" w:rsidRDefault="00D505BB">
      <w:pPr>
        <w:jc w:val="both"/>
        <w:rPr>
          <w:ins w:id="101" w:author="Microsoft Office User" w:date="2020-05-31T13:55:00Z"/>
          <w:rFonts w:ascii="Calibri" w:eastAsia="Arial" w:hAnsi="Calibri" w:cs="Calibri"/>
        </w:rPr>
        <w:pPrChange w:id="102" w:author="Microsoft Office User" w:date="2020-05-31T13:55:00Z">
          <w:pPr>
            <w:ind w:left="720"/>
            <w:jc w:val="both"/>
          </w:pPr>
        </w:pPrChange>
      </w:pPr>
      <w:proofErr w:type="spellStart"/>
      <w:ins w:id="103" w:author="Microsoft Office User" w:date="2020-05-31T13:55:00Z">
        <w:r w:rsidRPr="00506D03">
          <w:rPr>
            <w:rFonts w:ascii="Calibri" w:hAnsi="Calibri" w:cs="Calibri"/>
            <w:color w:val="000000" w:themeColor="text1"/>
          </w:rPr>
          <w:t>sink_glyclt</w:t>
        </w:r>
        <w:proofErr w:type="spellEnd"/>
        <w:r w:rsidRPr="00506D03">
          <w:rPr>
            <w:rFonts w:ascii="Calibri" w:hAnsi="Calibri" w:cs="Calibri"/>
            <w:color w:val="000000" w:themeColor="text1"/>
          </w:rPr>
          <w:t xml:space="preserve">[c]: </w:t>
        </w:r>
        <w:r w:rsidRPr="00506D03">
          <w:rPr>
            <w:rFonts w:ascii="Calibri" w:eastAsia="Arial" w:hAnsi="Calibri" w:cs="Calibri"/>
          </w:rPr>
          <w:t xml:space="preserve">Glycolate dehydrogenase (EC 1.1.99.14), subunits </w:t>
        </w:r>
        <w:proofErr w:type="spellStart"/>
        <w:r w:rsidRPr="00506D03">
          <w:rPr>
            <w:rFonts w:ascii="Calibri" w:eastAsia="Arial" w:hAnsi="Calibri" w:cs="Calibri"/>
            <w:i/>
          </w:rPr>
          <w:t>glcD</w:t>
        </w:r>
        <w:proofErr w:type="spellEnd"/>
        <w:r w:rsidRPr="00506D03">
          <w:rPr>
            <w:rFonts w:ascii="Calibri" w:eastAsia="Arial" w:hAnsi="Calibri" w:cs="Calibri"/>
          </w:rPr>
          <w:t>/</w:t>
        </w:r>
        <w:r w:rsidRPr="00506D03">
          <w:rPr>
            <w:rFonts w:ascii="Calibri" w:eastAsia="Arial" w:hAnsi="Calibri" w:cs="Calibri"/>
            <w:i/>
          </w:rPr>
          <w:t>E</w:t>
        </w:r>
        <w:r w:rsidRPr="00506D03">
          <w:rPr>
            <w:rFonts w:ascii="Calibri" w:eastAsia="Arial" w:hAnsi="Calibri" w:cs="Calibri"/>
          </w:rPr>
          <w:t>/</w:t>
        </w:r>
        <w:r w:rsidRPr="00506D03">
          <w:rPr>
            <w:rFonts w:ascii="Calibri" w:eastAsia="Arial" w:hAnsi="Calibri" w:cs="Calibri"/>
            <w:i/>
          </w:rPr>
          <w:t>F</w:t>
        </w:r>
        <w:r w:rsidRPr="00506D03">
          <w:rPr>
            <w:rFonts w:ascii="Calibri" w:eastAsia="Arial" w:hAnsi="Calibri" w:cs="Calibri"/>
          </w:rPr>
          <w:t xml:space="preserve"> are not annotated in the </w:t>
        </w:r>
        <w:r w:rsidRPr="00506D03">
          <w:rPr>
            <w:rFonts w:ascii="Calibri" w:eastAsia="Arial" w:hAnsi="Calibri" w:cs="Calibri"/>
            <w:i/>
          </w:rPr>
          <w:t>V. cholerae</w:t>
        </w:r>
        <w:r w:rsidRPr="00506D03">
          <w:rPr>
            <w:rFonts w:ascii="Calibri" w:eastAsia="Arial" w:hAnsi="Calibri" w:cs="Calibri"/>
          </w:rPr>
          <w:t xml:space="preserve"> genome. Hence, reactions GLYCTO2, GLYCTO3, GLYCTO4 were removed. A sink reaction was nevertheless added for cytosolic glycolate, since no literature evidence supported the presence of a glycolate dehydrogenase-encoding gene in the </w:t>
        </w:r>
        <w:r w:rsidRPr="00506D03">
          <w:rPr>
            <w:rFonts w:ascii="Calibri" w:eastAsia="Arial" w:hAnsi="Calibri" w:cs="Calibri"/>
            <w:i/>
          </w:rPr>
          <w:t>V. cholerae</w:t>
        </w:r>
        <w:r w:rsidRPr="00506D03">
          <w:rPr>
            <w:rFonts w:ascii="Calibri" w:eastAsia="Arial" w:hAnsi="Calibri" w:cs="Calibri"/>
          </w:rPr>
          <w:t xml:space="preserve"> genome. However, </w:t>
        </w:r>
        <w:proofErr w:type="spellStart"/>
        <w:r w:rsidRPr="00506D03">
          <w:rPr>
            <w:rFonts w:ascii="Calibri" w:eastAsia="Arial" w:hAnsi="Calibri" w:cs="Calibri"/>
            <w:i/>
          </w:rPr>
          <w:t>glcE</w:t>
        </w:r>
        <w:proofErr w:type="spellEnd"/>
        <w:r w:rsidRPr="00506D03">
          <w:rPr>
            <w:rFonts w:ascii="Calibri" w:eastAsia="Arial" w:hAnsi="Calibri" w:cs="Calibri"/>
          </w:rPr>
          <w:t xml:space="preserve"> was predicted to be essential for optimal growth.</w:t>
        </w:r>
      </w:ins>
    </w:p>
    <w:p w14:paraId="49473083" w14:textId="77777777" w:rsidR="00D505BB" w:rsidRPr="00506D03" w:rsidRDefault="00D505BB" w:rsidP="00D505BB">
      <w:pPr>
        <w:ind w:left="720"/>
        <w:jc w:val="both"/>
        <w:rPr>
          <w:ins w:id="104" w:author="Microsoft Office User" w:date="2020-05-31T13:55:00Z"/>
          <w:rFonts w:ascii="Calibri" w:eastAsia="Arial" w:hAnsi="Calibri" w:cs="Calibri"/>
        </w:rPr>
      </w:pPr>
    </w:p>
    <w:p w14:paraId="4B1CEA3B" w14:textId="77777777" w:rsidR="00D505BB" w:rsidRPr="00506D03" w:rsidRDefault="00D505BB">
      <w:pPr>
        <w:jc w:val="both"/>
        <w:rPr>
          <w:ins w:id="105" w:author="Microsoft Office User" w:date="2020-05-31T13:55:00Z"/>
          <w:rFonts w:ascii="Calibri" w:eastAsia="Arial" w:hAnsi="Calibri" w:cs="Calibri"/>
        </w:rPr>
        <w:pPrChange w:id="106" w:author="Microsoft Office User" w:date="2020-05-31T13:55:00Z">
          <w:pPr>
            <w:ind w:left="720"/>
            <w:jc w:val="both"/>
          </w:pPr>
        </w:pPrChange>
      </w:pPr>
      <w:ins w:id="107" w:author="Microsoft Office User" w:date="2020-05-31T13:55:00Z">
        <w:r w:rsidRPr="00506D03">
          <w:rPr>
            <w:rFonts w:ascii="Calibri" w:eastAsia="Arial" w:hAnsi="Calibri" w:cs="Calibri"/>
          </w:rPr>
          <w:t xml:space="preserve">sink_glu1sa[c]: This sink reaction is added to supply glu1sa[c] for downstream reactions instead of being supplied by glutamyl tRNA reductase reaction in iJO1366. We removed all tRNA reactions since they are beyond the scope of direct metabolic reactions modeled in this study. </w:t>
        </w:r>
      </w:ins>
    </w:p>
    <w:p w14:paraId="5FE16BC5"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65F03B1B" w14:textId="77777777" w:rsidR="0032466F" w:rsidRPr="00580022" w:rsidRDefault="006F2E59" w:rsidP="001E06A4">
      <w:pPr>
        <w:pStyle w:val="Heading2"/>
        <w:spacing w:line="276" w:lineRule="auto"/>
        <w:jc w:val="both"/>
      </w:pPr>
      <w:bookmarkStart w:id="108" w:name="_Toc12888208"/>
      <w:r w:rsidRPr="00580022">
        <w:t xml:space="preserve">Validation of </w:t>
      </w:r>
      <w:r w:rsidRPr="00580022">
        <w:rPr>
          <w:i/>
        </w:rPr>
        <w:t>i</w:t>
      </w:r>
      <w:r w:rsidRPr="00580022">
        <w:t>AM-Vc960 singe gene essentiality predictions</w:t>
      </w:r>
      <w:bookmarkEnd w:id="108"/>
    </w:p>
    <w:p w14:paraId="4C187325" w14:textId="00A1F4B9" w:rsidR="0032466F" w:rsidRPr="00580022" w:rsidRDefault="006F2E59" w:rsidP="001E06A4">
      <w:pPr>
        <w:spacing w:line="276" w:lineRule="auto"/>
        <w:jc w:val="both"/>
        <w:rPr>
          <w:rFonts w:ascii="Arial" w:eastAsia="Arial" w:hAnsi="Arial" w:cs="Arial"/>
          <w:color w:val="999999"/>
          <w:sz w:val="22"/>
          <w:szCs w:val="22"/>
        </w:rPr>
      </w:pPr>
      <w:r w:rsidRPr="00580022">
        <w:rPr>
          <w:rFonts w:ascii="Arial" w:eastAsia="Arial" w:hAnsi="Arial" w:cs="Arial"/>
          <w:sz w:val="22"/>
          <w:szCs w:val="22"/>
        </w:rPr>
        <w:t xml:space="preserve">We downloaded gene essentiality data for </w:t>
      </w:r>
      <w:r w:rsidRPr="00580022">
        <w:rPr>
          <w:rFonts w:ascii="Arial" w:eastAsia="Arial" w:hAnsi="Arial" w:cs="Arial"/>
          <w:i/>
          <w:sz w:val="22"/>
          <w:szCs w:val="22"/>
        </w:rPr>
        <w:t>V. cholerae O1</w:t>
      </w:r>
      <w:r w:rsidRPr="00580022">
        <w:rPr>
          <w:rFonts w:ascii="Arial" w:eastAsia="Arial" w:hAnsi="Arial" w:cs="Arial"/>
          <w:sz w:val="22"/>
          <w:szCs w:val="22"/>
        </w:rPr>
        <w:t xml:space="preserve"> str. C6706 from the Online </w:t>
      </w:r>
      <w:hyperlink r:id="rId19">
        <w:proofErr w:type="spellStart"/>
        <w:r w:rsidRPr="00580022">
          <w:rPr>
            <w:rFonts w:ascii="Arial" w:eastAsia="Arial" w:hAnsi="Arial" w:cs="Arial"/>
            <w:color w:val="1155CC"/>
            <w:sz w:val="22"/>
            <w:szCs w:val="22"/>
            <w:u w:val="single"/>
          </w:rPr>
          <w:t>GEne</w:t>
        </w:r>
        <w:proofErr w:type="spellEnd"/>
        <w:r w:rsidRPr="00580022">
          <w:rPr>
            <w:rFonts w:ascii="Arial" w:eastAsia="Arial" w:hAnsi="Arial" w:cs="Arial"/>
            <w:color w:val="1155CC"/>
            <w:sz w:val="22"/>
            <w:szCs w:val="22"/>
            <w:u w:val="single"/>
          </w:rPr>
          <w:t xml:space="preserve"> Essentiality (OGEE)</w:t>
        </w:r>
      </w:hyperlink>
      <w:r w:rsidR="0062132E" w:rsidRPr="00580022">
        <w:rPr>
          <w:rFonts w:ascii="Arial" w:eastAsia="Arial" w:hAnsi="Arial" w:cs="Arial"/>
          <w:color w:val="1155CC"/>
          <w:sz w:val="22"/>
          <w:szCs w:val="22"/>
          <w:u w:val="single"/>
        </w:rPr>
        <w:fldChar w:fldCharType="begin">
          <w:fldData xml:space="preserve">PEVuZE5vdGU+PENpdGU+PEF1dGhvcj5DaGVuPC9BdXRob3I+PFllYXI+MjAxMjwvWWVhcj48UmVj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</w:fldData>
        </w:fldChar>
      </w:r>
      <w:r w:rsidR="0062132E" w:rsidRPr="00580022">
        <w:rPr>
          <w:rFonts w:ascii="Arial" w:eastAsia="Arial" w:hAnsi="Arial" w:cs="Arial"/>
          <w:color w:val="1155CC"/>
          <w:sz w:val="22"/>
          <w:szCs w:val="22"/>
          <w:u w:val="single"/>
        </w:rPr>
        <w:instrText xml:space="preserve"> ADDIN EN.CITE </w:instrText>
      </w:r>
      <w:r w:rsidR="0062132E" w:rsidRPr="00580022">
        <w:rPr>
          <w:rFonts w:ascii="Arial" w:eastAsia="Arial" w:hAnsi="Arial" w:cs="Arial"/>
          <w:color w:val="1155CC"/>
          <w:sz w:val="22"/>
          <w:szCs w:val="22"/>
          <w:u w:val="single"/>
        </w:rPr>
        <w:fldChar w:fldCharType="begin">
          <w:fldData xml:space="preserve">PEVuZE5vdGU+PENpdGU+PEF1dGhvcj5DaGVuPC9BdXRob3I+PFllYXI+MjAxMjwvWWVhcj48UmVj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</w:fldData>
        </w:fldChar>
      </w:r>
      <w:r w:rsidR="0062132E" w:rsidRPr="00580022">
        <w:rPr>
          <w:rFonts w:ascii="Arial" w:eastAsia="Arial" w:hAnsi="Arial" w:cs="Arial"/>
          <w:color w:val="1155CC"/>
          <w:sz w:val="22"/>
          <w:szCs w:val="22"/>
          <w:u w:val="single"/>
        </w:rPr>
        <w:instrText xml:space="preserve"> ADDIN EN.CITE.DATA </w:instrText>
      </w:r>
      <w:r w:rsidR="0062132E" w:rsidRPr="00580022">
        <w:rPr>
          <w:rFonts w:ascii="Arial" w:eastAsia="Arial" w:hAnsi="Arial" w:cs="Arial"/>
          <w:color w:val="1155CC"/>
          <w:sz w:val="22"/>
          <w:szCs w:val="22"/>
          <w:u w:val="single"/>
        </w:rPr>
      </w:r>
      <w:r w:rsidR="0062132E" w:rsidRPr="00580022">
        <w:rPr>
          <w:rFonts w:ascii="Arial" w:eastAsia="Arial" w:hAnsi="Arial" w:cs="Arial"/>
          <w:color w:val="1155CC"/>
          <w:sz w:val="22"/>
          <w:szCs w:val="22"/>
          <w:u w:val="single"/>
        </w:rPr>
        <w:fldChar w:fldCharType="end"/>
      </w:r>
      <w:r w:rsidR="0062132E" w:rsidRPr="00580022">
        <w:rPr>
          <w:rFonts w:ascii="Arial" w:eastAsia="Arial" w:hAnsi="Arial" w:cs="Arial"/>
          <w:color w:val="1155CC"/>
          <w:sz w:val="22"/>
          <w:szCs w:val="22"/>
          <w:u w:val="single"/>
        </w:rPr>
      </w:r>
      <w:r w:rsidR="0062132E" w:rsidRPr="00580022">
        <w:rPr>
          <w:rFonts w:ascii="Arial" w:eastAsia="Arial" w:hAnsi="Arial" w:cs="Arial"/>
          <w:color w:val="1155CC"/>
          <w:sz w:val="22"/>
          <w:szCs w:val="22"/>
          <w:u w:val="single"/>
        </w:rPr>
        <w:fldChar w:fldCharType="separate"/>
      </w:r>
      <w:r w:rsidR="0062132E" w:rsidRPr="00580022">
        <w:rPr>
          <w:rFonts w:ascii="Arial" w:eastAsia="Arial" w:hAnsi="Arial" w:cs="Arial"/>
          <w:noProof/>
          <w:color w:val="1155CC"/>
          <w:sz w:val="22"/>
          <w:szCs w:val="22"/>
          <w:u w:val="single"/>
          <w:vertAlign w:val="superscript"/>
        </w:rPr>
        <w:t>16,17</w:t>
      </w:r>
      <w:r w:rsidR="0062132E" w:rsidRPr="00580022">
        <w:rPr>
          <w:rFonts w:ascii="Arial" w:eastAsia="Arial" w:hAnsi="Arial" w:cs="Arial"/>
          <w:color w:val="1155CC"/>
          <w:sz w:val="22"/>
          <w:szCs w:val="22"/>
          <w:u w:val="single"/>
        </w:rPr>
        <w:fldChar w:fldCharType="end"/>
      </w:r>
      <w:r w:rsidRPr="00580022">
        <w:rPr>
          <w:rFonts w:ascii="Arial" w:eastAsia="Arial" w:hAnsi="Arial" w:cs="Arial"/>
          <w:sz w:val="22"/>
          <w:szCs w:val="22"/>
        </w:rPr>
        <w:t xml:space="preserve"> database. In total, 3886 genes (total number of ORFs identified in </w:t>
      </w:r>
      <w:r w:rsidRPr="00580022">
        <w:rPr>
          <w:rFonts w:ascii="Arial" w:eastAsia="Arial" w:hAnsi="Arial" w:cs="Arial"/>
          <w:i/>
          <w:sz w:val="22"/>
          <w:szCs w:val="22"/>
        </w:rPr>
        <w:t>V. cholerae</w:t>
      </w:r>
      <w:r w:rsidRPr="00580022">
        <w:rPr>
          <w:rFonts w:ascii="Arial" w:eastAsia="Arial" w:hAnsi="Arial" w:cs="Arial"/>
          <w:sz w:val="22"/>
          <w:szCs w:val="22"/>
        </w:rPr>
        <w:t>) were tested for essentiality. 458 genes were essential, 148 were essential for fitness, 3144 were non-essential and 136 were unknown. Out of the 458 essential genes, 145 were metabolic genes and were already in</w:t>
      </w:r>
      <w:r w:rsidRPr="00580022">
        <w:rPr>
          <w:rFonts w:ascii="Arial" w:eastAsia="Arial" w:hAnsi="Arial" w:cs="Arial"/>
          <w:i/>
          <w:sz w:val="22"/>
          <w:szCs w:val="22"/>
        </w:rPr>
        <w:t xml:space="preserve"> i</w:t>
      </w:r>
      <w:r w:rsidRPr="00580022">
        <w:rPr>
          <w:rFonts w:ascii="Arial" w:eastAsia="Arial" w:hAnsi="Arial" w:cs="Arial"/>
          <w:sz w:val="22"/>
          <w:szCs w:val="22"/>
        </w:rPr>
        <w:t xml:space="preserve">AM-Vc960. </w:t>
      </w:r>
      <w:r w:rsidRPr="00580022">
        <w:rPr>
          <w:rFonts w:ascii="Arial" w:eastAsia="Arial" w:hAnsi="Arial" w:cs="Arial"/>
          <w:i/>
          <w:sz w:val="22"/>
          <w:szCs w:val="22"/>
        </w:rPr>
        <w:t>i</w:t>
      </w:r>
      <w:r w:rsidRPr="00580022">
        <w:rPr>
          <w:rFonts w:ascii="Arial" w:eastAsia="Arial" w:hAnsi="Arial" w:cs="Arial"/>
          <w:sz w:val="22"/>
          <w:szCs w:val="22"/>
        </w:rPr>
        <w:t xml:space="preserve">AM-Vc960 predicted 94 of those to be essential while the remaining 51 were falsely predicted by the model as non-essential. For the non-essential genes, 758 of those were already in </w:t>
      </w:r>
      <w:r w:rsidRPr="00580022">
        <w:rPr>
          <w:rFonts w:ascii="Arial" w:eastAsia="Arial" w:hAnsi="Arial" w:cs="Arial"/>
          <w:i/>
          <w:sz w:val="22"/>
          <w:szCs w:val="22"/>
        </w:rPr>
        <w:t>i</w:t>
      </w:r>
      <w:r w:rsidRPr="00580022">
        <w:rPr>
          <w:rFonts w:ascii="Arial" w:eastAsia="Arial" w:hAnsi="Arial" w:cs="Arial"/>
          <w:sz w:val="22"/>
          <w:szCs w:val="22"/>
        </w:rPr>
        <w:t xml:space="preserve">AM-Vc960. The model could predict 693 as non-essential while 65 were falsely predicted by the model as essential. The overall accuracy of the model predicted single gene essentiality was 87% (Figure 2C). This discrepancy between the model </w:t>
      </w:r>
      <w:r w:rsidRPr="00580022">
        <w:rPr>
          <w:rFonts w:ascii="Arial" w:eastAsia="Arial" w:hAnsi="Arial" w:cs="Arial"/>
          <w:sz w:val="22"/>
          <w:szCs w:val="22"/>
        </w:rPr>
        <w:lastRenderedPageBreak/>
        <w:t xml:space="preserve">predictions and the OGEE dataset, the high confidence set that we used earlier and assuming low experimental error rate, indicates that the reconstructed </w:t>
      </w:r>
      <w:r w:rsidRPr="00580022">
        <w:rPr>
          <w:rFonts w:ascii="Arial" w:eastAsia="Arial" w:hAnsi="Arial" w:cs="Arial"/>
          <w:i/>
          <w:sz w:val="22"/>
          <w:szCs w:val="22"/>
        </w:rPr>
        <w:t>V. cholerae</w:t>
      </w:r>
      <w:r w:rsidRPr="00580022">
        <w:rPr>
          <w:rFonts w:ascii="Arial" w:eastAsia="Arial" w:hAnsi="Arial" w:cs="Arial"/>
          <w:sz w:val="22"/>
          <w:szCs w:val="22"/>
        </w:rPr>
        <w:t xml:space="preserve"> </w:t>
      </w:r>
      <w:proofErr w:type="spellStart"/>
      <w:r w:rsidRPr="00580022">
        <w:rPr>
          <w:rFonts w:ascii="Arial" w:eastAsia="Arial" w:hAnsi="Arial" w:cs="Arial"/>
          <w:sz w:val="22"/>
          <w:szCs w:val="22"/>
        </w:rPr>
        <w:t>reactome</w:t>
      </w:r>
      <w:proofErr w:type="spellEnd"/>
      <w:r w:rsidRPr="00580022">
        <w:rPr>
          <w:rFonts w:ascii="Arial" w:eastAsia="Arial" w:hAnsi="Arial" w:cs="Arial"/>
          <w:sz w:val="22"/>
          <w:szCs w:val="22"/>
        </w:rPr>
        <w:t xml:space="preserve"> is incomplete and that there is further room for improvement and refinement of the </w:t>
      </w:r>
      <w:r w:rsidRPr="00580022">
        <w:rPr>
          <w:rFonts w:ascii="Arial" w:eastAsia="Arial" w:hAnsi="Arial" w:cs="Arial"/>
          <w:i/>
          <w:sz w:val="22"/>
          <w:szCs w:val="22"/>
        </w:rPr>
        <w:t>i</w:t>
      </w:r>
      <w:r w:rsidRPr="00580022">
        <w:rPr>
          <w:rFonts w:ascii="Arial" w:eastAsia="Arial" w:hAnsi="Arial" w:cs="Arial"/>
          <w:sz w:val="22"/>
          <w:szCs w:val="22"/>
        </w:rPr>
        <w:t xml:space="preserve">AM-Vc960 representing opportunities for new biological discoveries. </w:t>
      </w:r>
    </w:p>
    <w:p w14:paraId="61062157"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b/>
          <w:sz w:val="22"/>
          <w:szCs w:val="22"/>
        </w:rPr>
      </w:pPr>
    </w:p>
    <w:p w14:paraId="4339EAB6" w14:textId="77777777" w:rsidR="0032466F" w:rsidRPr="00580022" w:rsidRDefault="006F2E59" w:rsidP="001E06A4">
      <w:pPr>
        <w:pStyle w:val="Heading2"/>
        <w:spacing w:line="276" w:lineRule="auto"/>
        <w:jc w:val="both"/>
      </w:pPr>
      <w:bookmarkStart w:id="109" w:name="_Toc12888209"/>
      <w:r w:rsidRPr="00580022">
        <w:t xml:space="preserve">Comparison to previous </w:t>
      </w:r>
      <w:r w:rsidRPr="00580022">
        <w:rPr>
          <w:i/>
        </w:rPr>
        <w:t>V. cholerae</w:t>
      </w:r>
      <w:r w:rsidRPr="00580022">
        <w:t xml:space="preserve"> genome-scale metabolic model</w:t>
      </w:r>
      <w:bookmarkEnd w:id="109"/>
    </w:p>
    <w:p w14:paraId="1FEE155F" w14:textId="5DF0C7C7" w:rsidR="0032466F" w:rsidRPr="00580022" w:rsidRDefault="0062132E"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In this study, we report </w:t>
      </w:r>
      <w:r w:rsidR="006F2E59" w:rsidRPr="00580022">
        <w:rPr>
          <w:rFonts w:ascii="Arial" w:eastAsia="Arial" w:hAnsi="Arial" w:cs="Arial"/>
          <w:sz w:val="22"/>
          <w:szCs w:val="22"/>
        </w:rPr>
        <w:t xml:space="preserve">on a manually-curated high quality </w:t>
      </w:r>
      <w:proofErr w:type="spellStart"/>
      <w:r w:rsidR="006F2E59" w:rsidRPr="00580022">
        <w:rPr>
          <w:rFonts w:ascii="Arial" w:eastAsia="Arial" w:hAnsi="Arial" w:cs="Arial"/>
          <w:sz w:val="22"/>
          <w:szCs w:val="22"/>
        </w:rPr>
        <w:t>simulable</w:t>
      </w:r>
      <w:proofErr w:type="spellEnd"/>
      <w:r w:rsidR="006F2E59" w:rsidRPr="00580022">
        <w:rPr>
          <w:rFonts w:ascii="Arial" w:eastAsia="Arial" w:hAnsi="Arial" w:cs="Arial"/>
          <w:sz w:val="22"/>
          <w:szCs w:val="22"/>
        </w:rPr>
        <w:t xml:space="preserve"> metabolic model for </w:t>
      </w:r>
      <w:r w:rsidR="006F2E59" w:rsidRPr="00580022">
        <w:rPr>
          <w:rFonts w:ascii="Arial" w:eastAsia="Arial" w:hAnsi="Arial" w:cs="Arial"/>
          <w:i/>
          <w:sz w:val="22"/>
          <w:szCs w:val="22"/>
        </w:rPr>
        <w:t>V. cholerae</w:t>
      </w:r>
      <w:r w:rsidR="006F2E59" w:rsidRPr="00580022">
        <w:rPr>
          <w:rFonts w:ascii="Arial" w:eastAsia="Arial" w:hAnsi="Arial" w:cs="Arial"/>
          <w:sz w:val="22"/>
          <w:szCs w:val="22"/>
        </w:rPr>
        <w:t xml:space="preserve">. </w:t>
      </w:r>
      <w:r w:rsidRPr="00580022">
        <w:rPr>
          <w:rFonts w:ascii="Arial" w:eastAsia="Arial" w:hAnsi="Arial" w:cs="Arial"/>
          <w:sz w:val="22"/>
          <w:szCs w:val="22"/>
        </w:rPr>
        <w:t>A previous study has</w:t>
      </w:r>
      <w:r w:rsidR="006F2E59" w:rsidRPr="00580022">
        <w:rPr>
          <w:rFonts w:ascii="Arial" w:eastAsia="Arial" w:hAnsi="Arial" w:cs="Arial"/>
          <w:sz w:val="22"/>
          <w:szCs w:val="22"/>
        </w:rPr>
        <w:t xml:space="preserve"> published a </w:t>
      </w:r>
      <w:r w:rsidR="006F2E59" w:rsidRPr="00580022">
        <w:rPr>
          <w:rFonts w:ascii="Arial" w:eastAsia="Arial" w:hAnsi="Arial" w:cs="Arial"/>
          <w:i/>
          <w:sz w:val="22"/>
          <w:szCs w:val="22"/>
        </w:rPr>
        <w:t>V. cholerae</w:t>
      </w:r>
      <w:r w:rsidR="006F2E59" w:rsidRPr="00580022">
        <w:rPr>
          <w:rFonts w:ascii="Arial" w:eastAsia="Arial" w:hAnsi="Arial" w:cs="Arial"/>
          <w:sz w:val="22"/>
          <w:szCs w:val="22"/>
        </w:rPr>
        <w:t xml:space="preserve"> metabolic model that is automatically reconstructed from </w:t>
      </w:r>
      <w:hyperlink r:id="rId20">
        <w:r w:rsidR="006F2E59" w:rsidRPr="00580022">
          <w:rPr>
            <w:rFonts w:ascii="Arial" w:eastAsia="Arial" w:hAnsi="Arial" w:cs="Arial"/>
            <w:sz w:val="22"/>
            <w:szCs w:val="22"/>
            <w:u w:val="single"/>
          </w:rPr>
          <w:t>path2models</w:t>
        </w:r>
      </w:hyperlink>
      <w:r w:rsidR="006F2E59" w:rsidRPr="00580022">
        <w:rPr>
          <w:rFonts w:ascii="Arial" w:eastAsia="Arial" w:hAnsi="Arial" w:cs="Arial"/>
          <w:sz w:val="22"/>
          <w:szCs w:val="22"/>
        </w:rPr>
        <w:t xml:space="preserve">. </w:t>
      </w:r>
      <w:r w:rsidR="006F2E59" w:rsidRPr="00580022">
        <w:rPr>
          <w:rFonts w:ascii="Arial" w:eastAsia="Arial" w:hAnsi="Arial" w:cs="Arial"/>
          <w:i/>
          <w:sz w:val="22"/>
          <w:szCs w:val="22"/>
        </w:rPr>
        <w:t>i</w:t>
      </w:r>
      <w:r w:rsidR="006F2E59" w:rsidRPr="00580022">
        <w:rPr>
          <w:rFonts w:ascii="Arial" w:eastAsia="Arial" w:hAnsi="Arial" w:cs="Arial"/>
          <w:sz w:val="22"/>
          <w:szCs w:val="22"/>
        </w:rPr>
        <w:t xml:space="preserve">AM-Vc960 exceeds the previously published </w:t>
      </w:r>
      <w:r w:rsidR="006F2E59" w:rsidRPr="00580022">
        <w:rPr>
          <w:rFonts w:ascii="Arial" w:eastAsia="Arial" w:hAnsi="Arial" w:cs="Arial"/>
          <w:i/>
          <w:sz w:val="22"/>
          <w:szCs w:val="22"/>
        </w:rPr>
        <w:t>V. cholerae</w:t>
      </w:r>
      <w:r w:rsidR="006F2E59" w:rsidRPr="00580022">
        <w:rPr>
          <w:rFonts w:ascii="Arial" w:eastAsia="Arial" w:hAnsi="Arial" w:cs="Arial"/>
          <w:sz w:val="22"/>
          <w:szCs w:val="22"/>
        </w:rPr>
        <w:t xml:space="preserve"> model which has 658 genes, 1007 metabolites and 2084 reactions. 584 (89%) of the path2models </w:t>
      </w:r>
      <w:r w:rsidR="006F2E59" w:rsidRPr="00580022">
        <w:rPr>
          <w:rFonts w:ascii="Arial" w:eastAsia="Arial" w:hAnsi="Arial" w:cs="Arial"/>
          <w:i/>
          <w:sz w:val="22"/>
          <w:szCs w:val="22"/>
        </w:rPr>
        <w:t>V. cholerae</w:t>
      </w:r>
      <w:r w:rsidR="006F2E59" w:rsidRPr="00580022">
        <w:rPr>
          <w:rFonts w:ascii="Arial" w:eastAsia="Arial" w:hAnsi="Arial" w:cs="Arial"/>
          <w:sz w:val="22"/>
          <w:szCs w:val="22"/>
        </w:rPr>
        <w:t xml:space="preserve"> model were already in </w:t>
      </w:r>
      <w:r w:rsidR="006F2E59" w:rsidRPr="00580022">
        <w:rPr>
          <w:rFonts w:ascii="Arial" w:eastAsia="Arial" w:hAnsi="Arial" w:cs="Arial"/>
          <w:i/>
          <w:sz w:val="22"/>
          <w:szCs w:val="22"/>
        </w:rPr>
        <w:t>i</w:t>
      </w:r>
      <w:r w:rsidR="006F2E59" w:rsidRPr="00580022">
        <w:rPr>
          <w:rFonts w:ascii="Arial" w:eastAsia="Arial" w:hAnsi="Arial" w:cs="Arial"/>
          <w:sz w:val="22"/>
          <w:szCs w:val="22"/>
        </w:rPr>
        <w:t xml:space="preserve">AM-Vc960. 6 metabolic genes were added to a draft version of </w:t>
      </w:r>
      <w:r w:rsidR="006F2E59" w:rsidRPr="00580022">
        <w:rPr>
          <w:rFonts w:ascii="Arial" w:eastAsia="Arial" w:hAnsi="Arial" w:cs="Arial"/>
          <w:i/>
          <w:sz w:val="22"/>
          <w:szCs w:val="22"/>
        </w:rPr>
        <w:t>i</w:t>
      </w:r>
      <w:r w:rsidR="006F2E59" w:rsidRPr="00580022">
        <w:rPr>
          <w:rFonts w:ascii="Arial" w:eastAsia="Arial" w:hAnsi="Arial" w:cs="Arial"/>
          <w:sz w:val="22"/>
          <w:szCs w:val="22"/>
        </w:rPr>
        <w:t xml:space="preserve">AM-Vc960. The remaining 68 genes were non-metabolic. Moreover, the previously published model has a generic objective function where all biomass coefficients are 1. We could not perform a functional comparison between </w:t>
      </w:r>
      <w:r w:rsidR="006F2E59" w:rsidRPr="00580022">
        <w:rPr>
          <w:rFonts w:ascii="Arial" w:eastAsia="Arial" w:hAnsi="Arial" w:cs="Arial"/>
          <w:i/>
          <w:sz w:val="22"/>
          <w:szCs w:val="22"/>
        </w:rPr>
        <w:t>i</w:t>
      </w:r>
      <w:r w:rsidR="006F2E59" w:rsidRPr="00580022">
        <w:rPr>
          <w:rFonts w:ascii="Arial" w:eastAsia="Arial" w:hAnsi="Arial" w:cs="Arial"/>
          <w:sz w:val="22"/>
          <w:szCs w:val="22"/>
        </w:rPr>
        <w:t xml:space="preserve">AM-Vc960 and the previously published </w:t>
      </w:r>
      <w:proofErr w:type="spellStart"/>
      <w:proofErr w:type="gramStart"/>
      <w:r w:rsidR="006F2E59" w:rsidRPr="00580022">
        <w:rPr>
          <w:rFonts w:ascii="Arial" w:eastAsia="Arial" w:hAnsi="Arial" w:cs="Arial"/>
          <w:i/>
          <w:sz w:val="22"/>
          <w:szCs w:val="22"/>
        </w:rPr>
        <w:t>V.cholerae</w:t>
      </w:r>
      <w:proofErr w:type="spellEnd"/>
      <w:proofErr w:type="gramEnd"/>
      <w:r w:rsidR="006F2E59" w:rsidRPr="00580022">
        <w:rPr>
          <w:rFonts w:ascii="Arial" w:eastAsia="Arial" w:hAnsi="Arial" w:cs="Arial"/>
          <w:sz w:val="22"/>
          <w:szCs w:val="22"/>
        </w:rPr>
        <w:t xml:space="preserve"> model since the later was unable to produce any biomass as downloaded from the </w:t>
      </w:r>
      <w:proofErr w:type="spellStart"/>
      <w:r w:rsidR="006F2E59" w:rsidRPr="00580022">
        <w:rPr>
          <w:rFonts w:ascii="Arial" w:eastAsia="Arial" w:hAnsi="Arial" w:cs="Arial"/>
          <w:sz w:val="22"/>
          <w:szCs w:val="22"/>
        </w:rPr>
        <w:t>biomodels</w:t>
      </w:r>
      <w:proofErr w:type="spellEnd"/>
      <w:r w:rsidR="006F2E59" w:rsidRPr="00580022">
        <w:rPr>
          <w:rFonts w:ascii="Arial" w:eastAsia="Arial" w:hAnsi="Arial" w:cs="Arial"/>
          <w:sz w:val="22"/>
          <w:szCs w:val="22"/>
        </w:rPr>
        <w:t xml:space="preserve"> repository. </w:t>
      </w:r>
    </w:p>
    <w:p w14:paraId="0BB69B68" w14:textId="77777777" w:rsidR="001E06A4" w:rsidRPr="00580022" w:rsidRDefault="001E06A4" w:rsidP="001E06A4">
      <w:pPr>
        <w:pBdr>
          <w:top w:val="nil"/>
          <w:left w:val="nil"/>
          <w:bottom w:val="nil"/>
          <w:right w:val="nil"/>
          <w:between w:val="nil"/>
        </w:pBdr>
        <w:spacing w:line="276" w:lineRule="auto"/>
        <w:jc w:val="both"/>
        <w:rPr>
          <w:rFonts w:ascii="Arial" w:eastAsia="Arial" w:hAnsi="Arial" w:cs="Arial"/>
          <w:sz w:val="22"/>
          <w:szCs w:val="22"/>
        </w:rPr>
      </w:pPr>
    </w:p>
    <w:p w14:paraId="7774999A" w14:textId="3F95EC88" w:rsidR="001E06A4" w:rsidRPr="00580022" w:rsidDel="00BA7FFC" w:rsidRDefault="001E06A4" w:rsidP="001E06A4">
      <w:pPr>
        <w:spacing w:line="276" w:lineRule="auto"/>
        <w:jc w:val="both"/>
        <w:rPr>
          <w:del w:id="110" w:author="Microsoft Office User" w:date="2020-02-16T09:27:00Z"/>
          <w:rFonts w:ascii="Arial" w:eastAsia="Arial" w:hAnsi="Arial" w:cs="Arial"/>
          <w:sz w:val="22"/>
          <w:szCs w:val="22"/>
        </w:rPr>
      </w:pPr>
      <w:r w:rsidRPr="00580022">
        <w:rPr>
          <w:rFonts w:ascii="Arial" w:eastAsia="Arial" w:hAnsi="Arial" w:cs="Arial"/>
          <w:sz w:val="22"/>
          <w:szCs w:val="22"/>
        </w:rPr>
        <w:t xml:space="preserve">Two </w:t>
      </w:r>
      <w:r w:rsidR="0062132E" w:rsidRPr="00580022">
        <w:rPr>
          <w:rFonts w:ascii="Arial" w:eastAsia="Arial" w:hAnsi="Arial" w:cs="Arial"/>
          <w:sz w:val="22"/>
          <w:szCs w:val="22"/>
        </w:rPr>
        <w:t xml:space="preserve">other </w:t>
      </w:r>
      <w:r w:rsidRPr="00580022">
        <w:rPr>
          <w:rFonts w:ascii="Arial" w:eastAsia="Arial" w:hAnsi="Arial" w:cs="Arial"/>
          <w:sz w:val="22"/>
          <w:szCs w:val="22"/>
        </w:rPr>
        <w:t>automatically reconstructed</w:t>
      </w:r>
      <w:r w:rsidR="0062132E" w:rsidRPr="00580022">
        <w:rPr>
          <w:rFonts w:ascii="Arial" w:eastAsia="Arial" w:hAnsi="Arial" w:cs="Arial"/>
          <w:sz w:val="22"/>
          <w:szCs w:val="22"/>
        </w:rPr>
        <w:t xml:space="preserve"> and curated</w:t>
      </w:r>
      <w:r w:rsidRPr="00580022">
        <w:rPr>
          <w:rFonts w:ascii="Arial" w:eastAsia="Arial" w:hAnsi="Arial" w:cs="Arial"/>
          <w:sz w:val="22"/>
          <w:szCs w:val="22"/>
        </w:rPr>
        <w:t xml:space="preserve"> </w:t>
      </w:r>
      <w:r w:rsidRPr="00580022">
        <w:rPr>
          <w:rFonts w:ascii="Arial" w:eastAsia="Arial" w:hAnsi="Arial" w:cs="Arial"/>
          <w:i/>
          <w:iCs/>
          <w:sz w:val="22"/>
          <w:szCs w:val="22"/>
        </w:rPr>
        <w:t>V. cholerae</w:t>
      </w:r>
      <w:r w:rsidRPr="00580022">
        <w:rPr>
          <w:rFonts w:ascii="Arial" w:eastAsia="Arial" w:hAnsi="Arial" w:cs="Arial"/>
          <w:sz w:val="22"/>
          <w:szCs w:val="22"/>
        </w:rPr>
        <w:t xml:space="preserve"> models were also generated as part of ModelSEED</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&lt;EndNote&gt;&lt;Cite&gt;&lt;Author&gt;Henry&lt;/Author&gt;&lt;Year&gt;2010&lt;/Year&gt;&lt;RecNum&gt;151&lt;/RecNum&gt;&lt;DisplayText&gt;&lt;style face="superscript"&gt;18&lt;/style&gt;&lt;/DisplayText&gt;&lt;record&gt;&lt;rec-number&gt;151&lt;/rec-number&gt;&lt;foreign-keys&gt;&lt;key app="EN" db-id="tvdd9dte5dxw0oezzsnpra9fve5f9f5z2f90" timestamp="1549274351"&gt;151&lt;/key&gt;&lt;/foreign-keys&gt;&lt;ref-type name="Journal Article"&gt;17&lt;/ref-type&gt;&lt;contributors&gt;&lt;authors&gt;&lt;author&gt;Henry, C. S.&lt;/author&gt;&lt;author&gt;DeJongh, M.&lt;/author&gt;&lt;author&gt;Best, A. A.&lt;/author&gt;&lt;author&gt;Frybarger, P. M.&lt;/author&gt;&lt;author&gt;Linsay, B.&lt;/author&gt;&lt;author&gt;Stevens, R. L.&lt;/author&gt;&lt;/authors&gt;&lt;/contributors&gt;&lt;auth-address&gt;Mathematics and Computer Science Division, Argonne National Laboratory, Argonne, Illinois, USA. chenry@mcs.anl.gov&lt;/auth-address&gt;&lt;titles&gt;&lt;title&gt;High-throughput generation, optimization and analysis of genome-scale metabolic models&lt;/title&gt;&lt;secondary-title&gt;Nat Biotechnol&lt;/secondary-title&gt;&lt;/titles&gt;&lt;periodical&gt;&lt;full-title&gt;Nat Biotechnol&lt;/full-title&gt;&lt;/periodical&gt;&lt;pages&gt;977-82&lt;/pages&gt;&lt;volume&gt;28&lt;/volume&gt;&lt;number&gt;9&lt;/number&gt;&lt;edition&gt;2010/08/31&lt;/edition&gt;&lt;keywords&gt;&lt;keyword&gt;Bacteria/classification/*genetics/*metabolism&lt;/keyword&gt;&lt;keyword&gt;Genes, Bacterial&lt;/keyword&gt;&lt;keyword&gt;Genome, Bacterial/*genetics&lt;/keyword&gt;&lt;keyword&gt;*Models, Biological&lt;/keyword&gt;&lt;keyword&gt;Phenotype&lt;/keyword&gt;&lt;/keywords&gt;&lt;dates&gt;&lt;year&gt;2010&lt;/year&gt;&lt;pub-dates&gt;&lt;date&gt;Sep&lt;/date&gt;&lt;/pub-dates&gt;&lt;/dates&gt;&lt;isbn&gt;1546-1696 (Electronic)&amp;#xD;1087-0156 (Linking)&lt;/isbn&gt;&lt;accession-num&gt;20802497&lt;/accession-num&gt;&lt;urls&gt;&lt;related-urls&gt;&lt;url&gt;https://www.ncbi.nlm.nih.gov/pubmed/20802497&lt;/url&gt;&lt;/related-urls&gt;&lt;/urls&gt;&lt;electronic-resource-num&gt;10.1038/nbt.1672&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18</w:t>
      </w:r>
      <w:r w:rsidR="0062132E" w:rsidRPr="00580022">
        <w:rPr>
          <w:rFonts w:ascii="Arial" w:eastAsia="Arial" w:hAnsi="Arial" w:cs="Arial"/>
          <w:sz w:val="22"/>
          <w:szCs w:val="22"/>
        </w:rPr>
        <w:fldChar w:fldCharType="end"/>
      </w:r>
      <w:r w:rsidRPr="00580022">
        <w:rPr>
          <w:rFonts w:ascii="Arial" w:eastAsia="Arial" w:hAnsi="Arial" w:cs="Arial"/>
          <w:sz w:val="22"/>
          <w:szCs w:val="22"/>
        </w:rPr>
        <w:t>. These models were further curated and evaluated against gene essentiality data</w:t>
      </w:r>
      <w:r w:rsidR="0062132E" w:rsidRPr="00580022">
        <w:rPr>
          <w:rFonts w:ascii="Arial" w:eastAsia="Arial" w:hAnsi="Arial" w:cs="Arial"/>
          <w:sz w:val="22"/>
          <w:szCs w:val="22"/>
        </w:rPr>
        <w:t>set</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&lt;EndNote&gt;&lt;Cite&gt;&lt;Author&gt;Cameron&lt;/Author&gt;&lt;Year&gt;2008&lt;/Year&gt;&lt;RecNum&gt;26&lt;/RecNum&gt;&lt;DisplayText&gt;&lt;style face="superscript"&gt;8&lt;/style&gt;&lt;/DisplayText&gt;&lt;record&gt;&lt;rec-number&gt;26&lt;/rec-number&gt;&lt;foreign-keys&gt;&lt;key app="EN" db-id="tvdd9dte5dxw0oezzsnpra9fve5f9f5z2f90" timestamp="1549265774"&gt;26&lt;/key&gt;&lt;/foreign-keys&gt;&lt;ref-type name="Journal Article"&gt;17&lt;/ref-type&gt;&lt;contributors&gt;&lt;authors&gt;&lt;author&gt;Cameron, D. E.&lt;/author&gt;&lt;author&gt;Urbach, J. M.&lt;/author&gt;&lt;author&gt;Mekalanos, J. J.&lt;/author&gt;&lt;/authors&gt;&lt;/contributors&gt;&lt;auth-address&gt;Department of Microbiology and Molecular Genetics, Harvard Medical School, 200 Longwood Avenue, Boston, MA 02115, USA.&lt;/auth-address&gt;&lt;titles&gt;&lt;title&gt;A defined transposon mutant library and its use in identifying motility genes in Vibrio cholerae&lt;/title&gt;&lt;secondary-title&gt;Proc Natl Acad Sci U S A&lt;/secondary-title&gt;&lt;/titles&gt;&lt;periodical&gt;&lt;full-title&gt;Proc Natl Acad Sci U S A&lt;/full-title&gt;&lt;/periodical&gt;&lt;pages&gt;8736-41&lt;/pages&gt;&lt;volume&gt;105&lt;/volume&gt;&lt;number&gt;25&lt;/number&gt;&lt;edition&gt;2008/06/25&lt;/edition&gt;&lt;keywords&gt;&lt;keyword&gt;Cholera/genetics&lt;/keyword&gt;&lt;keyword&gt;*DNA Transposable Elements&lt;/keyword&gt;&lt;keyword&gt;*Gene Library&lt;/keyword&gt;&lt;keyword&gt;*Genes, Bacterial&lt;/keyword&gt;&lt;keyword&gt;Genome, Bacterial&lt;/keyword&gt;&lt;keyword&gt;Models, Genetic&lt;/keyword&gt;&lt;keyword&gt;Mutation&lt;/keyword&gt;&lt;keyword&gt;Open Reading Frames&lt;/keyword&gt;&lt;keyword&gt;Vibrio cholerae/*genetics&lt;/keyword&gt;&lt;/keywords&gt;&lt;dates&gt;&lt;year&gt;2008&lt;/year&gt;&lt;pub-dates&gt;&lt;date&gt;Jun 24&lt;/date&gt;&lt;/pub-dates&gt;&lt;/dates&gt;&lt;isbn&gt;1091-6490 (Electronic)&amp;#xD;0027-8424 (Linking)&lt;/isbn&gt;&lt;accession-num&gt;18574146&lt;/accession-num&gt;&lt;urls&gt;&lt;related-urls&gt;&lt;url&gt;https://www.ncbi.nlm.nih.gov/pubmed/18574146&lt;/url&gt;&lt;/related-urls&gt;&lt;/urls&gt;&lt;custom2&gt;PMC2438431&lt;/custom2&gt;&lt;electronic-resource-num&gt;10.1073/pnas.0803281105&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8</w:t>
      </w:r>
      <w:r w:rsidR="0062132E" w:rsidRPr="00580022">
        <w:rPr>
          <w:rFonts w:ascii="Arial" w:eastAsia="Arial" w:hAnsi="Arial" w:cs="Arial"/>
          <w:sz w:val="22"/>
          <w:szCs w:val="22"/>
        </w:rPr>
        <w:fldChar w:fldCharType="end"/>
      </w:r>
      <w:r w:rsidRPr="00580022">
        <w:rPr>
          <w:rFonts w:ascii="Arial" w:eastAsia="Arial" w:hAnsi="Arial" w:cs="Arial"/>
          <w:sz w:val="22"/>
          <w:szCs w:val="22"/>
        </w:rPr>
        <w:t xml:space="preserve"> </w:t>
      </w:r>
      <w:r w:rsidR="0062132E" w:rsidRPr="00580022">
        <w:rPr>
          <w:rFonts w:ascii="Arial" w:eastAsia="Arial" w:hAnsi="Arial" w:cs="Arial"/>
          <w:sz w:val="22"/>
          <w:szCs w:val="22"/>
        </w:rPr>
        <w:t>that was already accounted for as</w:t>
      </w:r>
      <w:r w:rsidRPr="00580022">
        <w:rPr>
          <w:rFonts w:ascii="Arial" w:eastAsia="Arial" w:hAnsi="Arial" w:cs="Arial"/>
          <w:sz w:val="22"/>
          <w:szCs w:val="22"/>
        </w:rPr>
        <w:t xml:space="preserve"> one of the three studies which we used to compile our high confidence list of essential genes for </w:t>
      </w:r>
      <w:r w:rsidRPr="00580022">
        <w:rPr>
          <w:rFonts w:ascii="Arial" w:eastAsia="Arial" w:hAnsi="Arial" w:cs="Arial"/>
          <w:i/>
          <w:iCs/>
          <w:sz w:val="22"/>
          <w:szCs w:val="22"/>
        </w:rPr>
        <w:t>V. cholerae</w:t>
      </w:r>
      <w:r w:rsidRPr="00580022">
        <w:rPr>
          <w:rFonts w:ascii="Arial" w:eastAsia="Arial" w:hAnsi="Arial" w:cs="Arial"/>
          <w:sz w:val="22"/>
          <w:szCs w:val="22"/>
        </w:rPr>
        <w:t xml:space="preserve"> growth. </w:t>
      </w:r>
      <w:del w:id="111" w:author="Microsoft Office User" w:date="2020-02-16T09:26:00Z">
        <w:r w:rsidRPr="00580022" w:rsidDel="00BA7FFC">
          <w:rPr>
            <w:rFonts w:ascii="Arial" w:eastAsia="Arial" w:hAnsi="Arial" w:cs="Arial"/>
            <w:sz w:val="22"/>
            <w:szCs w:val="22"/>
          </w:rPr>
          <w:delText>However, we were not able to retrieve these models neither from ModelSEED nor directly by contacting the authors. Nevertheless, we tried to</w:delText>
        </w:r>
      </w:del>
      <w:ins w:id="112" w:author="Microsoft Office User" w:date="2020-02-16T09:26:00Z">
        <w:r w:rsidR="00BA7FFC">
          <w:rPr>
            <w:rFonts w:ascii="Arial" w:eastAsia="Arial" w:hAnsi="Arial" w:cs="Arial"/>
            <w:sz w:val="22"/>
            <w:szCs w:val="22"/>
          </w:rPr>
          <w:t>We</w:t>
        </w:r>
      </w:ins>
      <w:r w:rsidRPr="00580022">
        <w:rPr>
          <w:rFonts w:ascii="Arial" w:eastAsia="Arial" w:hAnsi="Arial" w:cs="Arial"/>
          <w:sz w:val="22"/>
          <w:szCs w:val="22"/>
        </w:rPr>
        <w:t xml:space="preserve"> compare</w:t>
      </w:r>
      <w:ins w:id="113" w:author="Microsoft Office User" w:date="2020-02-16T09:26:00Z">
        <w:r w:rsidR="00BA7FFC">
          <w:rPr>
            <w:rFonts w:ascii="Arial" w:eastAsia="Arial" w:hAnsi="Arial" w:cs="Arial"/>
            <w:sz w:val="22"/>
            <w:szCs w:val="22"/>
          </w:rPr>
          <w:t>d</w:t>
        </w:r>
      </w:ins>
      <w:r w:rsidRPr="00580022">
        <w:rPr>
          <w:rFonts w:ascii="Arial" w:eastAsia="Arial" w:hAnsi="Arial" w:cs="Arial"/>
          <w:sz w:val="22"/>
          <w:szCs w:val="22"/>
        </w:rPr>
        <w:t xml:space="preserve"> the performance of </w:t>
      </w:r>
      <w:r w:rsidRPr="00580022">
        <w:rPr>
          <w:rFonts w:ascii="Arial" w:eastAsia="Arial" w:hAnsi="Arial" w:cs="Arial"/>
          <w:i/>
          <w:iCs/>
          <w:sz w:val="22"/>
          <w:szCs w:val="22"/>
        </w:rPr>
        <w:t>i</w:t>
      </w:r>
      <w:r w:rsidRPr="00580022">
        <w:rPr>
          <w:rFonts w:ascii="Arial" w:eastAsia="Arial" w:hAnsi="Arial" w:cs="Arial"/>
          <w:sz w:val="22"/>
          <w:szCs w:val="22"/>
        </w:rPr>
        <w:t>AM-Vc960 against the same dataset the authors have used for evaluating their models. In total, the dataset from Cameron et al.</w:t>
      </w:r>
      <w:r w:rsidR="0062132E" w:rsidRPr="00580022">
        <w:rPr>
          <w:rFonts w:ascii="Arial" w:eastAsia="Arial" w:hAnsi="Arial" w:cs="Arial"/>
          <w:sz w:val="22"/>
          <w:szCs w:val="22"/>
        </w:rPr>
        <w:t>,</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&lt;EndNote&gt;&lt;Cite&gt;&lt;Author&gt;Cameron&lt;/Author&gt;&lt;Year&gt;2008&lt;/Year&gt;&lt;RecNum&gt;26&lt;/RecNum&gt;&lt;DisplayText&gt;&lt;style face="superscript"&gt;8&lt;/style&gt;&lt;/DisplayText&gt;&lt;record&gt;&lt;rec-number&gt;26&lt;/rec-number&gt;&lt;foreign-keys&gt;&lt;key app="EN" db-id="tvdd9dte5dxw0oezzsnpra9fve5f9f5z2f90" timestamp="1549265774"&gt;26&lt;/key&gt;&lt;/foreign-keys&gt;&lt;ref-type name="Journal Article"&gt;17&lt;/ref-type&gt;&lt;contributors&gt;&lt;authors&gt;&lt;author&gt;Cameron, D. E.&lt;/author&gt;&lt;author&gt;Urbach, J. M.&lt;/author&gt;&lt;author&gt;Mekalanos, J. J.&lt;/author&gt;&lt;/authors&gt;&lt;/contributors&gt;&lt;auth-address&gt;Department of Microbiology and Molecular Genetics, Harvard Medical School, 200 Longwood Avenue, Boston, MA 02115, USA.&lt;/auth-address&gt;&lt;titles&gt;&lt;title&gt;A defined transposon mutant library and its use in identifying motility genes in Vibrio cholerae&lt;/title&gt;&lt;secondary-title&gt;Proc Natl Acad Sci U S A&lt;/secondary-title&gt;&lt;/titles&gt;&lt;periodical&gt;&lt;full-title&gt;Proc Natl Acad Sci U S A&lt;/full-title&gt;&lt;/periodical&gt;&lt;pages&gt;8736-41&lt;/pages&gt;&lt;volume&gt;105&lt;/volume&gt;&lt;number&gt;25&lt;/number&gt;&lt;edition&gt;2008/06/25&lt;/edition&gt;&lt;keywords&gt;&lt;keyword&gt;Cholera/genetics&lt;/keyword&gt;&lt;keyword&gt;*DNA Transposable Elements&lt;/keyword&gt;&lt;keyword&gt;*Gene Library&lt;/keyword&gt;&lt;keyword&gt;*Genes, Bacterial&lt;/keyword&gt;&lt;keyword&gt;Genome, Bacterial&lt;/keyword&gt;&lt;keyword&gt;Models, Genetic&lt;/keyword&gt;&lt;keyword&gt;Mutation&lt;/keyword&gt;&lt;keyword&gt;Open Reading Frames&lt;/keyword&gt;&lt;keyword&gt;Vibrio cholerae/*genetics&lt;/keyword&gt;&lt;/keywords&gt;&lt;dates&gt;&lt;year&gt;2008&lt;/year&gt;&lt;pub-dates&gt;&lt;date&gt;Jun 24&lt;/date&gt;&lt;/pub-dates&gt;&lt;/dates&gt;&lt;isbn&gt;1091-6490 (Electronic)&amp;#xD;0027-8424 (Linking)&lt;/isbn&gt;&lt;accession-num&gt;18574146&lt;/accession-num&gt;&lt;urls&gt;&lt;related-urls&gt;&lt;url&gt;https://www.ncbi.nlm.nih.gov/pubmed/18574146&lt;/url&gt;&lt;/related-urls&gt;&lt;/urls&gt;&lt;custom2&gt;PMC2438431&lt;/custom2&gt;&lt;electronic-resource-num&gt;10.1073/pnas.0803281105&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8</w:t>
      </w:r>
      <w:r w:rsidR="0062132E" w:rsidRPr="00580022">
        <w:rPr>
          <w:rFonts w:ascii="Arial" w:eastAsia="Arial" w:hAnsi="Arial" w:cs="Arial"/>
          <w:sz w:val="22"/>
          <w:szCs w:val="22"/>
        </w:rPr>
        <w:fldChar w:fldCharType="end"/>
      </w:r>
      <w:r w:rsidR="0062132E" w:rsidRPr="00580022">
        <w:rPr>
          <w:rFonts w:ascii="Arial" w:eastAsia="Arial" w:hAnsi="Arial" w:cs="Arial"/>
          <w:sz w:val="22"/>
          <w:szCs w:val="22"/>
        </w:rPr>
        <w:t xml:space="preserve"> </w:t>
      </w:r>
      <w:r w:rsidRPr="00580022">
        <w:rPr>
          <w:rFonts w:ascii="Arial" w:eastAsia="Arial" w:hAnsi="Arial" w:cs="Arial"/>
          <w:sz w:val="22"/>
          <w:szCs w:val="22"/>
        </w:rPr>
        <w:t xml:space="preserve">was composed of 789 ORFs (metabolic and non-metabolic) potentially essential genes for </w:t>
      </w:r>
      <w:r w:rsidRPr="00580022">
        <w:rPr>
          <w:rFonts w:ascii="Arial" w:eastAsia="Arial" w:hAnsi="Arial" w:cs="Arial"/>
          <w:i/>
          <w:iCs/>
          <w:sz w:val="22"/>
          <w:szCs w:val="22"/>
        </w:rPr>
        <w:t>V. cholerae</w:t>
      </w:r>
      <w:r w:rsidRPr="00580022">
        <w:rPr>
          <w:rFonts w:ascii="Arial" w:eastAsia="Arial" w:hAnsi="Arial" w:cs="Arial"/>
          <w:sz w:val="22"/>
          <w:szCs w:val="22"/>
        </w:rPr>
        <w:t xml:space="preserve"> growth in nutrient-rich conditions, i.e. these ORFs were not disrupted during transposon insertion library productions. 78 of those were essential in both </w:t>
      </w:r>
      <w:r w:rsidRPr="00580022">
        <w:rPr>
          <w:rFonts w:ascii="Arial" w:eastAsia="Arial" w:hAnsi="Arial" w:cs="Arial"/>
          <w:i/>
          <w:iCs/>
          <w:sz w:val="22"/>
          <w:szCs w:val="22"/>
        </w:rPr>
        <w:t>E. coli</w:t>
      </w:r>
      <w:r w:rsidRPr="00580022">
        <w:rPr>
          <w:rFonts w:ascii="Arial" w:eastAsia="Arial" w:hAnsi="Arial" w:cs="Arial"/>
          <w:sz w:val="22"/>
          <w:szCs w:val="22"/>
        </w:rPr>
        <w:t xml:space="preserve"> and </w:t>
      </w:r>
      <w:r w:rsidRPr="00580022">
        <w:rPr>
          <w:rFonts w:ascii="Arial" w:eastAsia="Arial" w:hAnsi="Arial" w:cs="Arial"/>
          <w:i/>
          <w:iCs/>
          <w:sz w:val="22"/>
          <w:szCs w:val="22"/>
        </w:rPr>
        <w:t>V. cholerae</w:t>
      </w:r>
      <w:r w:rsidRPr="00580022">
        <w:rPr>
          <w:rFonts w:ascii="Arial" w:eastAsia="Arial" w:hAnsi="Arial" w:cs="Arial"/>
          <w:sz w:val="22"/>
          <w:szCs w:val="22"/>
        </w:rPr>
        <w:t xml:space="preserve"> under similar growth conditions. </w:t>
      </w:r>
      <w:r w:rsidRPr="00580022">
        <w:rPr>
          <w:rFonts w:ascii="Arial" w:eastAsia="Arial" w:hAnsi="Arial" w:cs="Arial"/>
          <w:i/>
          <w:iCs/>
          <w:sz w:val="22"/>
          <w:szCs w:val="22"/>
        </w:rPr>
        <w:t>i</w:t>
      </w:r>
      <w:r w:rsidRPr="00580022">
        <w:rPr>
          <w:rFonts w:ascii="Arial" w:eastAsia="Arial" w:hAnsi="Arial" w:cs="Arial"/>
          <w:sz w:val="22"/>
          <w:szCs w:val="22"/>
        </w:rPr>
        <w:t xml:space="preserve">AM-Vc960 covered 18% of the potentially essential genes (that is n = 145 out of 789 ORFs). Of those, </w:t>
      </w:r>
      <w:r w:rsidRPr="00580022">
        <w:rPr>
          <w:rFonts w:ascii="Arial" w:eastAsia="Arial" w:hAnsi="Arial" w:cs="Arial"/>
          <w:i/>
          <w:iCs/>
          <w:sz w:val="22"/>
          <w:szCs w:val="22"/>
        </w:rPr>
        <w:t>i</w:t>
      </w:r>
      <w:r w:rsidRPr="00580022">
        <w:rPr>
          <w:rFonts w:ascii="Arial" w:eastAsia="Arial" w:hAnsi="Arial" w:cs="Arial"/>
          <w:sz w:val="22"/>
          <w:szCs w:val="22"/>
        </w:rPr>
        <w:t xml:space="preserve">AM-Vc960 predicted 73 to be essential (50%). Notably, </w:t>
      </w:r>
      <w:r w:rsidRPr="00580022">
        <w:rPr>
          <w:rFonts w:ascii="Arial" w:eastAsia="Arial" w:hAnsi="Arial" w:cs="Arial"/>
          <w:i/>
          <w:iCs/>
          <w:sz w:val="22"/>
          <w:szCs w:val="22"/>
        </w:rPr>
        <w:t>i</w:t>
      </w:r>
      <w:r w:rsidRPr="00580022">
        <w:rPr>
          <w:rFonts w:ascii="Arial" w:eastAsia="Arial" w:hAnsi="Arial" w:cs="Arial"/>
          <w:sz w:val="22"/>
          <w:szCs w:val="22"/>
        </w:rPr>
        <w:t xml:space="preserve">AM-Vc960 predicted all of the 75% (n = 58) of the </w:t>
      </w:r>
      <w:r w:rsidR="0029538A" w:rsidRPr="00580022">
        <w:rPr>
          <w:rFonts w:ascii="Arial" w:eastAsia="Arial" w:hAnsi="Arial" w:cs="Arial"/>
          <w:sz w:val="22"/>
          <w:szCs w:val="22"/>
        </w:rPr>
        <w:t xml:space="preserve">genes that are essential in both </w:t>
      </w:r>
      <w:r w:rsidR="0029538A" w:rsidRPr="00580022">
        <w:rPr>
          <w:rFonts w:ascii="Arial" w:eastAsia="Arial" w:hAnsi="Arial" w:cs="Arial"/>
          <w:i/>
          <w:iCs/>
          <w:sz w:val="22"/>
          <w:szCs w:val="22"/>
        </w:rPr>
        <w:t>E. coli</w:t>
      </w:r>
      <w:r w:rsidR="0029538A" w:rsidRPr="00580022">
        <w:rPr>
          <w:rFonts w:ascii="Arial" w:eastAsia="Arial" w:hAnsi="Arial" w:cs="Arial"/>
          <w:sz w:val="22"/>
          <w:szCs w:val="22"/>
        </w:rPr>
        <w:t xml:space="preserve"> and </w:t>
      </w:r>
      <w:r w:rsidR="0029538A" w:rsidRPr="00580022">
        <w:rPr>
          <w:rFonts w:ascii="Arial" w:eastAsia="Arial" w:hAnsi="Arial" w:cs="Arial"/>
          <w:i/>
          <w:iCs/>
          <w:sz w:val="22"/>
          <w:szCs w:val="22"/>
        </w:rPr>
        <w:t>V. cholerae</w:t>
      </w:r>
      <w:r w:rsidR="0029538A" w:rsidRPr="00580022">
        <w:rPr>
          <w:rFonts w:ascii="Arial" w:eastAsia="Arial" w:hAnsi="Arial" w:cs="Arial"/>
          <w:sz w:val="22"/>
          <w:szCs w:val="22"/>
        </w:rPr>
        <w:t xml:space="preserve">. </w:t>
      </w:r>
      <w:r w:rsidRPr="00580022">
        <w:rPr>
          <w:rFonts w:ascii="Arial" w:eastAsia="Arial" w:hAnsi="Arial" w:cs="Arial"/>
          <w:sz w:val="22"/>
          <w:szCs w:val="22"/>
        </w:rPr>
        <w:t xml:space="preserve"> </w:t>
      </w:r>
      <w:r w:rsidR="0029538A" w:rsidRPr="00580022">
        <w:rPr>
          <w:rFonts w:ascii="Arial" w:eastAsia="Arial" w:hAnsi="Arial" w:cs="Arial"/>
          <w:sz w:val="22"/>
          <w:szCs w:val="22"/>
        </w:rPr>
        <w:t>Henry et al</w:t>
      </w:r>
      <w:r w:rsidR="0062132E" w:rsidRPr="00580022">
        <w:rPr>
          <w:rFonts w:ascii="Arial" w:eastAsia="Arial" w:hAnsi="Arial" w:cs="Arial"/>
          <w:sz w:val="22"/>
          <w:szCs w:val="22"/>
        </w:rPr>
        <w:t>.,</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&lt;EndNote&gt;&lt;Cite&gt;&lt;Author&gt;Henry&lt;/Author&gt;&lt;Year&gt;2010&lt;/Year&gt;&lt;RecNum&gt;151&lt;/RecNum&gt;&lt;DisplayText&gt;&lt;style face="superscript"&gt;18&lt;/style&gt;&lt;/DisplayText&gt;&lt;record&gt;&lt;rec-number&gt;151&lt;/rec-number&gt;&lt;foreign-keys&gt;&lt;key app="EN" db-id="tvdd9dte5dxw0oezzsnpra9fve5f9f5z2f90" timestamp="1549274351"&gt;151&lt;/key&gt;&lt;/foreign-keys&gt;&lt;ref-type name="Journal Article"&gt;17&lt;/ref-type&gt;&lt;contributors&gt;&lt;authors&gt;&lt;author&gt;Henry, C. S.&lt;/author&gt;&lt;author&gt;DeJongh, M.&lt;/author&gt;&lt;author&gt;Best, A. A.&lt;/author&gt;&lt;author&gt;Frybarger, P. M.&lt;/author&gt;&lt;author&gt;Linsay, B.&lt;/author&gt;&lt;author&gt;Stevens, R. L.&lt;/author&gt;&lt;/authors&gt;&lt;/contributors&gt;&lt;auth-address&gt;Mathematics and Computer Science Division, Argonne National Laboratory, Argonne, Illinois, USA. chenry@mcs.anl.gov&lt;/auth-address&gt;&lt;titles&gt;&lt;title&gt;High-throughput generation, optimization and analysis of genome-scale metabolic models&lt;/title&gt;&lt;secondary-title&gt;Nat Biotechnol&lt;/secondary-title&gt;&lt;/titles&gt;&lt;periodical&gt;&lt;full-title&gt;Nat Biotechnol&lt;/full-title&gt;&lt;/periodical&gt;&lt;pages&gt;977-82&lt;/pages&gt;&lt;volume&gt;28&lt;/volume&gt;&lt;number&gt;9&lt;/number&gt;&lt;edition&gt;2010/08/31&lt;/edition&gt;&lt;keywords&gt;&lt;keyword&gt;Bacteria/classification/*genetics/*metabolism&lt;/keyword&gt;&lt;keyword&gt;Genes, Bacterial&lt;/keyword&gt;&lt;keyword&gt;Genome, Bacterial/*genetics&lt;/keyword&gt;&lt;keyword&gt;*Models, Biological&lt;/keyword&gt;&lt;keyword&gt;Phenotype&lt;/keyword&gt;&lt;/keywords&gt;&lt;dates&gt;&lt;year&gt;2010&lt;/year&gt;&lt;pub-dates&gt;&lt;date&gt;Sep&lt;/date&gt;&lt;/pub-dates&gt;&lt;/dates&gt;&lt;isbn&gt;1546-1696 (Electronic)&amp;#xD;1087-0156 (Linking)&lt;/isbn&gt;&lt;accession-num&gt;20802497&lt;/accession-num&gt;&lt;urls&gt;&lt;related-urls&gt;&lt;url&gt;https://www.ncbi.nlm.nih.gov/pubmed/20802497&lt;/url&gt;&lt;/related-urls&gt;&lt;/urls&gt;&lt;electronic-resource-num&gt;10.1038/nbt.1672&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18</w:t>
      </w:r>
      <w:r w:rsidR="0062132E" w:rsidRPr="00580022">
        <w:rPr>
          <w:rFonts w:ascii="Arial" w:eastAsia="Arial" w:hAnsi="Arial" w:cs="Arial"/>
          <w:sz w:val="22"/>
          <w:szCs w:val="22"/>
        </w:rPr>
        <w:fldChar w:fldCharType="end"/>
      </w:r>
      <w:r w:rsidR="0029538A" w:rsidRPr="00580022">
        <w:rPr>
          <w:rFonts w:ascii="Arial" w:eastAsia="Arial" w:hAnsi="Arial" w:cs="Arial"/>
          <w:sz w:val="22"/>
          <w:szCs w:val="22"/>
        </w:rPr>
        <w:t xml:space="preserve"> reported an accuracy of 75% for their </w:t>
      </w:r>
      <w:r w:rsidR="0029538A" w:rsidRPr="00580022">
        <w:rPr>
          <w:rFonts w:ascii="Arial" w:eastAsia="Arial" w:hAnsi="Arial" w:cs="Arial"/>
          <w:i/>
          <w:iCs/>
          <w:sz w:val="22"/>
          <w:szCs w:val="22"/>
        </w:rPr>
        <w:t>V. cholerae</w:t>
      </w:r>
      <w:r w:rsidR="0029538A" w:rsidRPr="00580022">
        <w:rPr>
          <w:rFonts w:ascii="Arial" w:eastAsia="Arial" w:hAnsi="Arial" w:cs="Arial"/>
          <w:sz w:val="22"/>
          <w:szCs w:val="22"/>
        </w:rPr>
        <w:t xml:space="preserve"> model when tested against gene essentiality data. We were not able to retrieve details or parameters of their models’ gene essentiality predictions as to whether this reflects evaluation against the whole set of essential genes or only those essential in both </w:t>
      </w:r>
      <w:r w:rsidR="0029538A" w:rsidRPr="00580022">
        <w:rPr>
          <w:rFonts w:ascii="Arial" w:eastAsia="Arial" w:hAnsi="Arial" w:cs="Arial"/>
          <w:i/>
          <w:iCs/>
          <w:sz w:val="22"/>
          <w:szCs w:val="22"/>
        </w:rPr>
        <w:t>E. coli</w:t>
      </w:r>
      <w:r w:rsidR="0029538A" w:rsidRPr="00580022">
        <w:rPr>
          <w:rFonts w:ascii="Arial" w:eastAsia="Arial" w:hAnsi="Arial" w:cs="Arial"/>
          <w:sz w:val="22"/>
          <w:szCs w:val="22"/>
        </w:rPr>
        <w:t xml:space="preserve"> and </w:t>
      </w:r>
      <w:r w:rsidR="0029538A" w:rsidRPr="00580022">
        <w:rPr>
          <w:rFonts w:ascii="Arial" w:eastAsia="Arial" w:hAnsi="Arial" w:cs="Arial"/>
          <w:i/>
          <w:iCs/>
          <w:sz w:val="22"/>
          <w:szCs w:val="22"/>
        </w:rPr>
        <w:t>V. cholerae</w:t>
      </w:r>
      <w:r w:rsidR="0029538A" w:rsidRPr="00580022">
        <w:rPr>
          <w:rFonts w:ascii="Arial" w:eastAsia="Arial" w:hAnsi="Arial" w:cs="Arial"/>
          <w:sz w:val="22"/>
          <w:szCs w:val="22"/>
        </w:rPr>
        <w:t xml:space="preserve"> making the comparison presented here of limited use. </w:t>
      </w:r>
    </w:p>
    <w:p w14:paraId="0DC14A83" w14:textId="4B543903" w:rsidR="0086453B" w:rsidRPr="00580022" w:rsidRDefault="0086453B">
      <w:pPr>
        <w:spacing w:line="276" w:lineRule="auto"/>
        <w:jc w:val="both"/>
        <w:rPr>
          <w:rFonts w:ascii="Arial" w:eastAsia="Arial" w:hAnsi="Arial" w:cs="Arial"/>
          <w:sz w:val="22"/>
          <w:szCs w:val="22"/>
        </w:rPr>
      </w:pPr>
    </w:p>
    <w:p w14:paraId="45711761" w14:textId="77777777" w:rsidR="0086453B" w:rsidRPr="00580022" w:rsidRDefault="0086453B" w:rsidP="00382EAF">
      <w:pPr>
        <w:pStyle w:val="Heading2"/>
      </w:pPr>
      <w:bookmarkStart w:id="114" w:name="_Toc12888210"/>
      <w:r w:rsidRPr="00580022">
        <w:rPr>
          <w:highlight w:val="white"/>
        </w:rPr>
        <w:t xml:space="preserve">Refinement of </w:t>
      </w:r>
      <w:r w:rsidRPr="00580022">
        <w:rPr>
          <w:i/>
          <w:highlight w:val="white"/>
        </w:rPr>
        <w:t>i</w:t>
      </w:r>
      <w:r w:rsidRPr="00580022">
        <w:rPr>
          <w:highlight w:val="white"/>
        </w:rPr>
        <w:t>ETEC-1333</w:t>
      </w:r>
      <w:bookmarkEnd w:id="114"/>
    </w:p>
    <w:p w14:paraId="1E9ABC48" w14:textId="77777777" w:rsidR="0086453B" w:rsidRPr="00580022" w:rsidRDefault="0086453B" w:rsidP="0086453B">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Originally, </w:t>
      </w:r>
      <w:r w:rsidRPr="00580022">
        <w:rPr>
          <w:rFonts w:ascii="Arial" w:eastAsia="Arial" w:hAnsi="Arial" w:cs="Arial"/>
          <w:i/>
          <w:sz w:val="22"/>
          <w:szCs w:val="22"/>
        </w:rPr>
        <w:t>i</w:t>
      </w:r>
      <w:r w:rsidRPr="00580022">
        <w:rPr>
          <w:rFonts w:ascii="Arial" w:eastAsia="Arial" w:hAnsi="Arial" w:cs="Arial"/>
          <w:sz w:val="22"/>
          <w:szCs w:val="22"/>
        </w:rPr>
        <w:t>ETEC1333 had 2756 reactions, 1962 metabolites and 1333 genes. For consistency, we removed tRNA-related reactions, metabolites and associated genes from</w:t>
      </w:r>
      <w:r w:rsidRPr="00580022">
        <w:rPr>
          <w:rFonts w:ascii="Arial" w:eastAsia="Arial" w:hAnsi="Arial" w:cs="Arial"/>
          <w:i/>
          <w:sz w:val="22"/>
          <w:szCs w:val="22"/>
        </w:rPr>
        <w:t xml:space="preserve"> i</w:t>
      </w:r>
      <w:r w:rsidRPr="00580022">
        <w:rPr>
          <w:rFonts w:ascii="Arial" w:eastAsia="Arial" w:hAnsi="Arial" w:cs="Arial"/>
          <w:sz w:val="22"/>
          <w:szCs w:val="22"/>
        </w:rPr>
        <w:t>ETEC1333. In addition, two reactions were duplicated in</w:t>
      </w:r>
      <w:r w:rsidRPr="00580022">
        <w:rPr>
          <w:rFonts w:ascii="Arial" w:eastAsia="Arial" w:hAnsi="Arial" w:cs="Arial"/>
          <w:i/>
          <w:sz w:val="22"/>
          <w:szCs w:val="22"/>
        </w:rPr>
        <w:t xml:space="preserve"> i</w:t>
      </w:r>
      <w:r w:rsidRPr="00580022">
        <w:rPr>
          <w:rFonts w:ascii="Arial" w:eastAsia="Arial" w:hAnsi="Arial" w:cs="Arial"/>
          <w:sz w:val="22"/>
          <w:szCs w:val="22"/>
        </w:rPr>
        <w:t xml:space="preserve">ETEC_1333: DADK and </w:t>
      </w:r>
      <w:proofErr w:type="spellStart"/>
      <w:r w:rsidRPr="00580022">
        <w:rPr>
          <w:rFonts w:ascii="Arial" w:eastAsia="Arial" w:hAnsi="Arial" w:cs="Arial"/>
          <w:sz w:val="22"/>
          <w:szCs w:val="22"/>
        </w:rPr>
        <w:t>GTHPi</w:t>
      </w:r>
      <w:proofErr w:type="spellEnd"/>
      <w:r w:rsidRPr="00580022">
        <w:rPr>
          <w:rFonts w:ascii="Arial" w:eastAsia="Arial" w:hAnsi="Arial" w:cs="Arial"/>
          <w:sz w:val="22"/>
          <w:szCs w:val="22"/>
        </w:rPr>
        <w:t xml:space="preserve">. We also retained a single reaction accounting for core </w:t>
      </w:r>
      <w:r w:rsidRPr="00580022">
        <w:rPr>
          <w:rFonts w:ascii="Arial" w:eastAsia="Arial" w:hAnsi="Arial" w:cs="Arial"/>
          <w:i/>
          <w:sz w:val="22"/>
          <w:szCs w:val="22"/>
        </w:rPr>
        <w:t>E. coli</w:t>
      </w:r>
      <w:r w:rsidRPr="00580022">
        <w:rPr>
          <w:rFonts w:ascii="Arial" w:eastAsia="Arial" w:hAnsi="Arial" w:cs="Arial"/>
          <w:sz w:val="22"/>
          <w:szCs w:val="22"/>
        </w:rPr>
        <w:t xml:space="preserve"> biomass ‘BIOMASS_Ec_iJO1366_core_53p95M’ and removed ‘BIOMASS_Ec_iJO1366_WT_53p95M’. Metabolite formulae for 24 metabolites were updated through </w:t>
      </w:r>
      <w:proofErr w:type="spellStart"/>
      <w:r w:rsidRPr="00580022">
        <w:rPr>
          <w:rFonts w:ascii="Arial" w:eastAsia="Arial" w:hAnsi="Arial" w:cs="Arial"/>
          <w:sz w:val="22"/>
          <w:szCs w:val="22"/>
        </w:rPr>
        <w:t>BiGG</w:t>
      </w:r>
      <w:proofErr w:type="spellEnd"/>
      <w:r w:rsidRPr="00580022">
        <w:rPr>
          <w:rFonts w:ascii="Arial" w:eastAsia="Arial" w:hAnsi="Arial" w:cs="Arial"/>
          <w:sz w:val="22"/>
          <w:szCs w:val="22"/>
        </w:rPr>
        <w:t xml:space="preserve"> to mass and charge balance the corresponding reactions. </w:t>
      </w:r>
    </w:p>
    <w:p w14:paraId="3135DA0B" w14:textId="77777777" w:rsidR="0086453B" w:rsidRPr="00580022" w:rsidRDefault="0086453B" w:rsidP="0086453B">
      <w:pPr>
        <w:spacing w:line="276" w:lineRule="auto"/>
        <w:jc w:val="both"/>
        <w:rPr>
          <w:rFonts w:ascii="Arial" w:eastAsia="Arial" w:hAnsi="Arial" w:cs="Arial"/>
          <w:sz w:val="22"/>
          <w:szCs w:val="22"/>
        </w:rPr>
      </w:pPr>
    </w:p>
    <w:p w14:paraId="1F070D20" w14:textId="03C67128" w:rsidR="0086453B" w:rsidRPr="00580022" w:rsidRDefault="0086453B" w:rsidP="0062132E">
      <w:pPr>
        <w:pBdr>
          <w:top w:val="nil"/>
          <w:left w:val="nil"/>
          <w:bottom w:val="nil"/>
          <w:right w:val="nil"/>
          <w:between w:val="nil"/>
        </w:pBdr>
        <w:spacing w:line="276" w:lineRule="auto"/>
        <w:jc w:val="both"/>
        <w:rPr>
          <w:rFonts w:ascii="Arial" w:eastAsia="Arial" w:hAnsi="Arial" w:cs="Arial"/>
          <w:sz w:val="22"/>
          <w:szCs w:val="22"/>
          <w:highlight w:val="white"/>
        </w:rPr>
      </w:pPr>
      <w:r w:rsidRPr="00580022">
        <w:rPr>
          <w:rFonts w:ascii="Arial" w:eastAsia="Arial" w:hAnsi="Arial" w:cs="Arial"/>
          <w:sz w:val="22"/>
          <w:szCs w:val="22"/>
          <w:highlight w:val="white"/>
        </w:rPr>
        <w:t>In our hands, using</w:t>
      </w:r>
      <w:r w:rsidRPr="00580022">
        <w:rPr>
          <w:rFonts w:ascii="Arial" w:eastAsia="Arial" w:hAnsi="Arial" w:cs="Arial"/>
          <w:i/>
          <w:sz w:val="22"/>
          <w:szCs w:val="22"/>
          <w:highlight w:val="white"/>
        </w:rPr>
        <w:t xml:space="preserve"> i</w:t>
      </w:r>
      <w:r w:rsidRPr="00580022">
        <w:rPr>
          <w:rFonts w:ascii="Arial" w:eastAsia="Arial" w:hAnsi="Arial" w:cs="Arial"/>
          <w:sz w:val="22"/>
          <w:szCs w:val="22"/>
          <w:highlight w:val="white"/>
        </w:rPr>
        <w:t>ETEC-1333 as downloaded from BiGG</w:t>
      </w:r>
      <w:r w:rsidR="0062132E" w:rsidRPr="00580022">
        <w:rPr>
          <w:rFonts w:ascii="Arial" w:eastAsia="Arial" w:hAnsi="Arial" w:cs="Arial"/>
          <w:sz w:val="22"/>
          <w:szCs w:val="22"/>
          <w:highlight w:val="white"/>
        </w:rPr>
        <w:fldChar w:fldCharType="begin"/>
      </w:r>
      <w:r w:rsidR="0062132E" w:rsidRPr="00580022">
        <w:rPr>
          <w:rFonts w:ascii="Arial" w:eastAsia="Arial" w:hAnsi="Arial" w:cs="Arial"/>
          <w:sz w:val="22"/>
          <w:szCs w:val="22"/>
          <w:highlight w:val="white"/>
        </w:rPr>
        <w:instrText xml:space="preserve"> ADDIN EN.CITE &lt;EndNote&gt;&lt;Cite&gt;&lt;Author&gt;Schellenberger&lt;/Author&gt;&lt;Year&gt;2010&lt;/Year&gt;&lt;RecNum&gt;188&lt;/RecNum&gt;&lt;DisplayText&gt;&lt;style face="superscript"&gt;14&lt;/style&gt;&lt;/DisplayText&gt;&lt;record&gt;&lt;rec-number&gt;188&lt;/rec-number&gt;&lt;foreign-keys&gt;&lt;key app="EN" db-id="tvdd9dte5dxw0oezzsnpra9fve5f9f5z2f90" timestamp="1549356554"&gt;188&lt;/key&gt;&lt;/foreign-keys&gt;&lt;ref-type name="Journal Article"&gt;17&lt;/ref-type&gt;&lt;contributors&gt;&lt;authors&gt;&lt;author&gt;Schellenberger, J.&lt;/author&gt;&lt;author&gt;Park, J. O.&lt;/author&gt;&lt;author&gt;Conrad, T. M.&lt;/author&gt;&lt;author&gt;Palsson, B. O.&lt;/author&gt;&lt;/authors&gt;&lt;/contributors&gt;&lt;auth-address&gt;Bioinformatics Program, University of California San Diego, La Jolla, California, 92093-0419, USA.&lt;/auth-address&gt;&lt;titles&gt;&lt;title&gt;BiGG: a Biochemical Genetic and Genomic knowledgebase of large scale metabolic reconstructions&lt;/title&gt;&lt;secondary-title&gt;BMC Bioinformatics&lt;/secondary-title&gt;&lt;/titles&gt;&lt;periodical&gt;&lt;full-title&gt;BMC Bioinformatics&lt;/full-title&gt;&lt;/periodical&gt;&lt;pages&gt;213&lt;/pages&gt;&lt;volume&gt;11&lt;/volume&gt;&lt;edition&gt;2010/04/30&lt;/edition&gt;&lt;keywords&gt;&lt;keyword&gt;*Genome&lt;/keyword&gt;&lt;keyword&gt;Genomics/*methods&lt;/keyword&gt;&lt;keyword&gt;*Knowledge Bases&lt;/keyword&gt;&lt;keyword&gt;*Metabolic Networks and Pathways&lt;/keyword&gt;&lt;keyword&gt;*Software&lt;/keyword&gt;&lt;/keywords&gt;&lt;dates&gt;&lt;year&gt;2010&lt;/year&gt;&lt;pub-dates&gt;&lt;date&gt;Apr 29&lt;/date&gt;&lt;/pub-dates&gt;&lt;/dates&gt;&lt;isbn&gt;1471-2105 (Electronic)&amp;#xD;1471-2105 (Linking)&lt;/isbn&gt;&lt;accession-num&gt;20426874&lt;/accession-num&gt;&lt;urls&gt;&lt;related-urls&gt;&lt;url&gt;https://www.ncbi.nlm.nih.gov/pubmed/20426874&lt;/url&gt;&lt;/related-urls&gt;&lt;/urls&gt;&lt;custom2&gt;PMC2874806&lt;/custom2&gt;&lt;electronic-resource-num&gt;10.1186/1471-2105-11-213&lt;/electronic-resource-num&gt;&lt;/record&gt;&lt;/Cite&gt;&lt;/EndNote&gt;</w:instrText>
      </w:r>
      <w:r w:rsidR="0062132E" w:rsidRPr="00580022">
        <w:rPr>
          <w:rFonts w:ascii="Arial" w:eastAsia="Arial" w:hAnsi="Arial" w:cs="Arial"/>
          <w:sz w:val="22"/>
          <w:szCs w:val="22"/>
          <w:highlight w:val="white"/>
        </w:rPr>
        <w:fldChar w:fldCharType="separate"/>
      </w:r>
      <w:r w:rsidR="0062132E" w:rsidRPr="00580022">
        <w:rPr>
          <w:rFonts w:ascii="Arial" w:eastAsia="Arial" w:hAnsi="Arial" w:cs="Arial"/>
          <w:noProof/>
          <w:sz w:val="22"/>
          <w:szCs w:val="22"/>
          <w:highlight w:val="white"/>
          <w:vertAlign w:val="superscript"/>
        </w:rPr>
        <w:t>14</w:t>
      </w:r>
      <w:r w:rsidR="0062132E" w:rsidRPr="00580022">
        <w:rPr>
          <w:rFonts w:ascii="Arial" w:eastAsia="Arial" w:hAnsi="Arial" w:cs="Arial"/>
          <w:sz w:val="22"/>
          <w:szCs w:val="22"/>
          <w:highlight w:val="white"/>
        </w:rPr>
        <w:fldChar w:fldCharType="end"/>
      </w:r>
      <w:r w:rsidRPr="00580022">
        <w:rPr>
          <w:rFonts w:ascii="Arial" w:eastAsia="Arial" w:hAnsi="Arial" w:cs="Arial"/>
          <w:sz w:val="22"/>
          <w:szCs w:val="22"/>
          <w:highlight w:val="white"/>
        </w:rPr>
        <w:t>, it could not grow on 3-Phospho-D-glycerate in aerobic conditions and couldn’t grow on adenine, ethanol or hypoxanthine in anaerobic conditions. Also, it could not grow on arginine, glycine, ethanolamine, lactate and malate in anaerobic conditions except if the uptake of the respective carbon source is increased to -1000 mmol/</w:t>
      </w:r>
      <w:proofErr w:type="spellStart"/>
      <w:r w:rsidRPr="00580022">
        <w:rPr>
          <w:rFonts w:ascii="Arial" w:eastAsia="Arial" w:hAnsi="Arial" w:cs="Arial"/>
          <w:sz w:val="22"/>
          <w:szCs w:val="22"/>
          <w:highlight w:val="white"/>
        </w:rPr>
        <w:t>gDW</w:t>
      </w:r>
      <w:proofErr w:type="spellEnd"/>
      <w:r w:rsidRPr="00580022">
        <w:rPr>
          <w:rFonts w:ascii="Arial" w:eastAsia="Arial" w:hAnsi="Arial" w:cs="Arial"/>
          <w:sz w:val="22"/>
          <w:szCs w:val="22"/>
          <w:highlight w:val="white"/>
        </w:rPr>
        <w:t xml:space="preserve"> (cf. -20 mmol/</w:t>
      </w:r>
      <w:proofErr w:type="spellStart"/>
      <w:r w:rsidRPr="00580022">
        <w:rPr>
          <w:rFonts w:ascii="Arial" w:eastAsia="Arial" w:hAnsi="Arial" w:cs="Arial"/>
          <w:sz w:val="22"/>
          <w:szCs w:val="22"/>
          <w:highlight w:val="white"/>
        </w:rPr>
        <w:t>gDW</w:t>
      </w:r>
      <w:proofErr w:type="spellEnd"/>
      <w:r w:rsidRPr="00580022">
        <w:rPr>
          <w:rFonts w:ascii="Arial" w:eastAsia="Arial" w:hAnsi="Arial" w:cs="Arial"/>
          <w:sz w:val="22"/>
          <w:szCs w:val="22"/>
          <w:highlight w:val="white"/>
        </w:rPr>
        <w:t xml:space="preserve"> which is the default used for testing). However, increasing uptake for the same carbon sources for </w:t>
      </w:r>
      <w:r w:rsidRPr="00580022">
        <w:rPr>
          <w:rFonts w:ascii="Arial" w:eastAsia="Arial" w:hAnsi="Arial" w:cs="Arial"/>
          <w:i/>
          <w:sz w:val="22"/>
          <w:szCs w:val="22"/>
          <w:highlight w:val="white"/>
        </w:rPr>
        <w:t>i</w:t>
      </w:r>
      <w:r w:rsidRPr="00580022">
        <w:rPr>
          <w:rFonts w:ascii="Arial" w:eastAsia="Arial" w:hAnsi="Arial" w:cs="Arial"/>
          <w:sz w:val="22"/>
          <w:szCs w:val="22"/>
          <w:highlight w:val="white"/>
        </w:rPr>
        <w:t xml:space="preserve">AM-Vc960 or the </w:t>
      </w:r>
      <w:r w:rsidR="0062132E" w:rsidRPr="00580022">
        <w:rPr>
          <w:rFonts w:ascii="Arial" w:eastAsia="Arial" w:hAnsi="Arial" w:cs="Arial"/>
          <w:sz w:val="22"/>
          <w:szCs w:val="22"/>
          <w:highlight w:val="white"/>
        </w:rPr>
        <w:t>co-infection</w:t>
      </w:r>
      <w:r w:rsidRPr="00580022">
        <w:rPr>
          <w:rFonts w:ascii="Arial" w:eastAsia="Arial" w:hAnsi="Arial" w:cs="Arial"/>
          <w:sz w:val="22"/>
          <w:szCs w:val="22"/>
          <w:highlight w:val="white"/>
        </w:rPr>
        <w:t xml:space="preserve"> model did not enable their growth under similar conditions.   </w:t>
      </w:r>
    </w:p>
    <w:p w14:paraId="6C8F582B" w14:textId="330E186D" w:rsidR="0086453B" w:rsidRPr="00580022" w:rsidRDefault="0086453B" w:rsidP="0086453B">
      <w:pPr>
        <w:pStyle w:val="Heading2"/>
        <w:spacing w:line="276" w:lineRule="auto"/>
        <w:jc w:val="both"/>
      </w:pPr>
      <w:bookmarkStart w:id="115" w:name="_Toc12888211"/>
      <w:r w:rsidRPr="00580022">
        <w:rPr>
          <w:i/>
        </w:rPr>
        <w:t>In silico</w:t>
      </w:r>
      <w:r w:rsidRPr="00580022">
        <w:t xml:space="preserve"> simulations of the growth of </w:t>
      </w:r>
      <w:r w:rsidRPr="00580022">
        <w:rPr>
          <w:i/>
        </w:rPr>
        <w:t>i</w:t>
      </w:r>
      <w:r w:rsidRPr="00580022">
        <w:t xml:space="preserve">ETEC1333 and </w:t>
      </w:r>
      <w:r w:rsidRPr="00580022">
        <w:rPr>
          <w:i/>
        </w:rPr>
        <w:t>i</w:t>
      </w:r>
      <w:r w:rsidRPr="00580022">
        <w:t>AM-Vc960 in a shared environment</w:t>
      </w:r>
      <w:r w:rsidR="005D5502" w:rsidRPr="00580022">
        <w:t xml:space="preserve">, </w:t>
      </w:r>
      <w:ins w:id="116" w:author="Microsoft Office User" w:date="2020-05-12T10:42:00Z">
        <w:r w:rsidR="00BA1E28" w:rsidRPr="00BC20C6">
          <w:rPr>
            <w:i/>
            <w:iCs/>
          </w:rPr>
          <w:t>i</w:t>
        </w:r>
        <w:r w:rsidR="00BA1E28" w:rsidRPr="00DD43E4">
          <w:t>Vc-ETEC_2293</w:t>
        </w:r>
      </w:ins>
      <w:del w:id="117" w:author="Microsoft Office User" w:date="2020-05-12T10:42:00Z">
        <w:r w:rsidR="005D5502" w:rsidRPr="00580022" w:rsidDel="00BA1E28">
          <w:rPr>
            <w:i/>
          </w:rPr>
          <w:delText>i</w:delText>
        </w:r>
        <w:r w:rsidR="005D5502" w:rsidRPr="00580022" w:rsidDel="00BA1E28">
          <w:delText>Co-Culutre2993</w:delText>
        </w:r>
      </w:del>
      <w:bookmarkEnd w:id="115"/>
    </w:p>
    <w:p w14:paraId="523657C4" w14:textId="7620F338" w:rsidR="0086453B" w:rsidRPr="00580022" w:rsidRDefault="0086453B" w:rsidP="0086453B">
      <w:pPr>
        <w:pBdr>
          <w:top w:val="nil"/>
          <w:left w:val="nil"/>
          <w:bottom w:val="nil"/>
          <w:right w:val="nil"/>
          <w:between w:val="nil"/>
        </w:pBdr>
        <w:spacing w:line="276" w:lineRule="auto"/>
        <w:jc w:val="both"/>
        <w:rPr>
          <w:rFonts w:ascii="Arial" w:eastAsia="Arial" w:hAnsi="Arial" w:cs="Arial"/>
          <w:color w:val="000000"/>
          <w:sz w:val="22"/>
          <w:szCs w:val="22"/>
        </w:rPr>
      </w:pPr>
      <w:r w:rsidRPr="00580022">
        <w:rPr>
          <w:rFonts w:ascii="Arial" w:eastAsia="Arial" w:hAnsi="Arial" w:cs="Arial"/>
          <w:sz w:val="22"/>
          <w:szCs w:val="22"/>
        </w:rPr>
        <w:t>This analysis treated a multi-species community analogously to multi-compartment metabolic models of prokaryotes as previously reported for several other microbial communit</w:t>
      </w:r>
      <w:r w:rsidR="0062132E" w:rsidRPr="00580022">
        <w:rPr>
          <w:rFonts w:ascii="Arial" w:eastAsia="Arial" w:hAnsi="Arial" w:cs="Arial"/>
          <w:sz w:val="22"/>
          <w:szCs w:val="22"/>
        </w:rPr>
        <w:t>y models</w:t>
      </w:r>
      <w:r w:rsidR="0062132E" w:rsidRPr="00580022">
        <w:rPr>
          <w:rFonts w:ascii="Arial" w:eastAsia="Arial" w:hAnsi="Arial" w:cs="Arial"/>
          <w:sz w:val="22"/>
          <w:szCs w:val="22"/>
        </w:rPr>
        <w:fldChar w:fldCharType="begin">
          <w:fldData xml:space="preserve">PEVuZE5vdGU+PENpdGU+PEF1dGhvcj5TdG9seWFyPC9BdXRob3I+PFllYXI+MjAwNzwvWWVhcj48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PEVuZE5vdGU+PENpdGU+PEF1dGhvcj5TdG9seWFyPC9BdXRob3I+PFllYXI+MjAwNzwvWWVhcj48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62132E" w:rsidRPr="00580022">
        <w:rPr>
          <w:rFonts w:ascii="Arial" w:eastAsia="Arial" w:hAnsi="Arial" w:cs="Arial"/>
          <w:sz w:val="22"/>
          <w:szCs w:val="22"/>
        </w:rPr>
      </w:r>
      <w:r w:rsidR="0062132E"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19-24</w:t>
      </w:r>
      <w:r w:rsidR="0062132E" w:rsidRPr="00580022">
        <w:rPr>
          <w:rFonts w:ascii="Arial" w:eastAsia="Arial" w:hAnsi="Arial" w:cs="Arial"/>
          <w:sz w:val="22"/>
          <w:szCs w:val="22"/>
        </w:rPr>
        <w:fldChar w:fldCharType="end"/>
      </w:r>
      <w:r w:rsidRPr="00580022">
        <w:rPr>
          <w:rFonts w:ascii="Arial" w:eastAsia="Arial" w:hAnsi="Arial" w:cs="Arial"/>
          <w:sz w:val="22"/>
          <w:szCs w:val="22"/>
        </w:rPr>
        <w:t>. In the individual species models, multiple organelles are modeled by defining suitably labeled compartment-specific metabolites and reactions, and adding transport reactions across compartments, as dictated by the knowledge of diffusion or transporters. In a community-level model, members can be similarly treated as compartments embedded in a meta-compartment that represents the shared environment. Formally, the stoichiometric matrices of individual species can be combined with each other in a larger block matrix, to construct a community-level stoichiometric matrix. One subtle aspect of implementing FBA simulations for a microbial community based on this compartment-based stoichiometry is the identification of an appropriate objective function</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&lt;EndNote&gt;&lt;Cite&gt;&lt;Author&gt;Zomorrodi&lt;/Author&gt;&lt;Year&gt;2012&lt;/Year&gt;&lt;RecNum&gt;192&lt;/RecNum&gt;&lt;DisplayText&gt;&lt;style face="superscript"&gt;25&lt;/style&gt;&lt;/DisplayText&gt;&lt;record&gt;&lt;rec-number&gt;192&lt;/rec-number&gt;&lt;foreign-keys&gt;&lt;key app="EN" db-id="tvdd9dte5dxw0oezzsnpra9fve5f9f5z2f90" timestamp="1549358511"&gt;192&lt;/key&gt;&lt;/foreign-keys&gt;&lt;ref-type name="Journal Article"&gt;17&lt;/ref-type&gt;&lt;contributors&gt;&lt;authors&gt;&lt;author&gt;Zomorrodi, A. R.&lt;/author&gt;&lt;author&gt;Maranas, C. D.&lt;/author&gt;&lt;/authors&gt;&lt;/contributors&gt;&lt;auth-address&gt;Department of Chemical Engineering, The Pennsylvania State University, University Park, Pennsylvania, USA.&lt;/auth-address&gt;&lt;titles&gt;&lt;title&gt;OptCom: a multi-level optimization framework for the metabolic modeling and analysis of microbial communities&lt;/title&gt;&lt;secondary-title&gt;PLoS Comput Biol&lt;/secondary-title&gt;&lt;/titles&gt;&lt;periodical&gt;&lt;full-title&gt;PLoS Comput Biol&lt;/full-title&gt;&lt;/periodical&gt;&lt;pages&gt;e1002363&lt;/pages&gt;&lt;volume&gt;8&lt;/volume&gt;&lt;number&gt;2&lt;/number&gt;&lt;edition&gt;2012/02/10&lt;/edition&gt;&lt;keywords&gt;&lt;keyword&gt;Acids, Acyclic/metabolism&lt;/keyword&gt;&lt;keyword&gt;*Bacterial Physiological Phenomena&lt;/keyword&gt;&lt;keyword&gt;*Biomass&lt;/keyword&gt;&lt;keyword&gt;Carbon Dioxide/metabolism&lt;/keyword&gt;&lt;keyword&gt;Electron Transport/physiology&lt;/keyword&gt;&lt;keyword&gt;Hydrogen/metabolism&lt;/keyword&gt;&lt;keyword&gt;Metabolic Networks and Pathways/*physiology&lt;/keyword&gt;&lt;keyword&gt;Microbial Interactions/*physiology&lt;/keyword&gt;&lt;keyword&gt;*Models, Biological&lt;/keyword&gt;&lt;/keywords&gt;&lt;dates&gt;&lt;year&gt;2012&lt;/year&gt;&lt;pub-dates&gt;&lt;date&gt;Feb&lt;/date&gt;&lt;/pub-dates&gt;&lt;/dates&gt;&lt;isbn&gt;1553-7358 (Electronic)&amp;#xD;1553-734X (Linking)&lt;/isbn&gt;&lt;accession-num&gt;22319433&lt;/accession-num&gt;&lt;urls&gt;&lt;related-urls&gt;&lt;url&gt;https://www.ncbi.nlm.nih.gov/pubmed/22319433&lt;/url&gt;&lt;/related-urls&gt;&lt;/urls&gt;&lt;custom2&gt;PMC3271020&lt;/custom2&gt;&lt;electronic-resource-num&gt;10.1371/journal.pcbi.1002363&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25</w:t>
      </w:r>
      <w:r w:rsidR="00AC56A9" w:rsidRPr="00580022">
        <w:rPr>
          <w:rFonts w:ascii="Arial" w:eastAsia="Arial" w:hAnsi="Arial" w:cs="Arial"/>
          <w:sz w:val="22"/>
          <w:szCs w:val="22"/>
        </w:rPr>
        <w:fldChar w:fldCharType="end"/>
      </w:r>
      <w:r w:rsidRPr="00580022">
        <w:rPr>
          <w:rFonts w:ascii="Arial" w:eastAsia="Arial" w:hAnsi="Arial" w:cs="Arial"/>
          <w:sz w:val="22"/>
          <w:szCs w:val="22"/>
        </w:rPr>
        <w:t>. Here, the widely-employed FBA objective of biomass maximization was replaced with the maximization of a weighted sum of the biomass production fluxes for the community members</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&lt;EndNote&gt;&lt;Cite&gt;&lt;Author&gt;Zomorrodi&lt;/Author&gt;&lt;Year&gt;2016&lt;/Year&gt;&lt;RecNum&gt;182&lt;/RecNum&gt;&lt;DisplayText&gt;&lt;style face="superscript"&gt;26&lt;/style&gt;&lt;/DisplayText&gt;&lt;record&gt;&lt;rec-number&gt;182&lt;/rec-number&gt;&lt;foreign-keys&gt;&lt;key app="EN" db-id="tvdd9dte5dxw0oezzsnpra9fve5f9f5z2f90" timestamp="1549281784"&gt;182&lt;/key&gt;&lt;/foreign-keys&gt;&lt;ref-type name="Journal Article"&gt;17&lt;/ref-type&gt;&lt;contributors&gt;&lt;authors&gt;&lt;author&gt;Zomorrodi, A. R.&lt;/author&gt;&lt;author&gt;Segre, D.&lt;/author&gt;&lt;/authors&gt;&lt;/contributors&gt;&lt;auth-address&gt;Bioinformatics Program, Boston University, Boston, MA.&amp;#xD;Bioinformatics Program, Boston University, Boston, MA; Department of Biology, Boston University, Boston, MA; Department of Biomedical Engineering, Boston University, Boston, MA. Electronic address: dsegre@bu.edu.&lt;/auth-address&gt;&lt;titles&gt;&lt;title&gt;Synthetic Ecology of Microbes: Mathematical Models and Applications&lt;/title&gt;&lt;secondary-title&gt;J Mol Biol&lt;/secondary-title&gt;&lt;/titles&gt;&lt;periodical&gt;&lt;full-title&gt;J Mol Biol&lt;/full-title&gt;&lt;/periodical&gt;&lt;pages&gt;837-61&lt;/pages&gt;&lt;volume&gt;428&lt;/volume&gt;&lt;number&gt;5 Pt B&lt;/number&gt;&lt;edition&gt;2015/11/03&lt;/edition&gt;&lt;keywords&gt;&lt;keyword&gt;Computational Biology/methods&lt;/keyword&gt;&lt;keyword&gt;*Ecosystem&lt;/keyword&gt;&lt;keyword&gt;*Microbial Consortia&lt;/keyword&gt;&lt;keyword&gt;*Models, Theoretical&lt;/keyword&gt;&lt;keyword&gt;Metabolic engineering&lt;/keyword&gt;&lt;keyword&gt;Metabolic network modeling&lt;/keyword&gt;&lt;keyword&gt;Microbial communities&lt;/keyword&gt;&lt;keyword&gt;Synthetic Biology&lt;/keyword&gt;&lt;keyword&gt;Systems Biology&lt;/keyword&gt;&lt;/keywords&gt;&lt;dates&gt;&lt;year&gt;2016&lt;/year&gt;&lt;pub-dates&gt;&lt;date&gt;Feb 27&lt;/date&gt;&lt;/pub-dates&gt;&lt;/dates&gt;&lt;isbn&gt;1089-8638 (Electronic)&amp;#xD;0022-2836 (Linking)&lt;/isbn&gt;&lt;accession-num&gt;26522937&lt;/accession-num&gt;&lt;urls&gt;&lt;related-urls&gt;&lt;url&gt;https://www.ncbi.nlm.nih.gov/pubmed/26522937&lt;/url&gt;&lt;/related-urls&gt;&lt;/urls&gt;&lt;custom2&gt;PMC4798899&lt;/custom2&gt;&lt;electronic-resource-num&gt;10.1016/j.jmb.2015.10.019&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26</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i.e. </w:t>
      </w:r>
      <w:r w:rsidRPr="00580022">
        <w:rPr>
          <w:rFonts w:ascii="Arial" w:eastAsia="Arial" w:hAnsi="Arial" w:cs="Arial"/>
          <w:color w:val="000000"/>
          <w:sz w:val="22"/>
          <w:szCs w:val="22"/>
        </w:rPr>
        <w:t>the objective function was set to maximize the biomass function of each pathogen, simulating growth at 1:1 species composition/abundance.</w:t>
      </w:r>
    </w:p>
    <w:p w14:paraId="09D1D4A5" w14:textId="77777777" w:rsidR="0086453B" w:rsidRPr="00580022" w:rsidRDefault="0086453B" w:rsidP="0086453B">
      <w:pPr>
        <w:spacing w:line="276" w:lineRule="auto"/>
        <w:jc w:val="both"/>
        <w:rPr>
          <w:rFonts w:ascii="Arial" w:eastAsia="Arial" w:hAnsi="Arial" w:cs="Arial"/>
          <w:sz w:val="22"/>
          <w:szCs w:val="22"/>
        </w:rPr>
      </w:pPr>
    </w:p>
    <w:p w14:paraId="51D77AA2" w14:textId="756F271B" w:rsidR="0086453B" w:rsidRPr="00580022" w:rsidRDefault="0086453B" w:rsidP="00382EAF">
      <w:pPr>
        <w:pStyle w:val="Heading2"/>
      </w:pPr>
      <w:bookmarkStart w:id="118" w:name="_Toc12888212"/>
      <w:r w:rsidRPr="00580022">
        <w:t xml:space="preserve">Quality control for the co-culture model </w:t>
      </w:r>
      <w:ins w:id="119" w:author="Microsoft Office User" w:date="2020-05-12T10:42:00Z">
        <w:r w:rsidR="00BA1E28" w:rsidRPr="00BC20C6">
          <w:rPr>
            <w:i/>
            <w:iCs/>
          </w:rPr>
          <w:t>i</w:t>
        </w:r>
        <w:r w:rsidR="00BA1E28" w:rsidRPr="00DD43E4">
          <w:t>Vc-ETEC_2293</w:t>
        </w:r>
      </w:ins>
      <w:del w:id="120" w:author="Microsoft Office User" w:date="2020-05-12T10:42:00Z">
        <w:r w:rsidRPr="00580022" w:rsidDel="00BA1E28">
          <w:rPr>
            <w:i/>
            <w:color w:val="000000"/>
          </w:rPr>
          <w:delText>i</w:delText>
        </w:r>
        <w:r w:rsidRPr="00580022" w:rsidDel="00BA1E28">
          <w:rPr>
            <w:color w:val="000000"/>
          </w:rPr>
          <w:delText>Co-Culture2993</w:delText>
        </w:r>
      </w:del>
      <w:bookmarkEnd w:id="118"/>
    </w:p>
    <w:p w14:paraId="528877A3" w14:textId="2F3CBE95" w:rsidR="0086453B" w:rsidRPr="00580022" w:rsidRDefault="0086453B" w:rsidP="0086453B">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Quality checks for the co-culture model showed that hydrogen uptake in absence of any carbon source was generating non-zero biomass. A deeper investigation showed that shutting the upper and lower bounds of 6 related reactions </w:t>
      </w:r>
      <w:r w:rsidR="005F162B" w:rsidRPr="00580022">
        <w:rPr>
          <w:rFonts w:ascii="Arial" w:eastAsia="Arial" w:hAnsi="Arial" w:cs="Arial"/>
          <w:sz w:val="22"/>
          <w:szCs w:val="22"/>
        </w:rPr>
        <w:t>[</w:t>
      </w:r>
      <w:proofErr w:type="spellStart"/>
      <w:r w:rsidRPr="00580022">
        <w:rPr>
          <w:rFonts w:ascii="Arial" w:eastAsia="Arial" w:hAnsi="Arial" w:cs="Arial"/>
          <w:sz w:val="22"/>
          <w:szCs w:val="22"/>
        </w:rPr>
        <w:t>vch_VPAMTr</w:t>
      </w:r>
      <w:proofErr w:type="spellEnd"/>
      <w:r w:rsidRPr="00580022">
        <w:rPr>
          <w:rFonts w:ascii="Arial" w:eastAsia="Arial" w:hAnsi="Arial" w:cs="Arial"/>
          <w:sz w:val="22"/>
          <w:szCs w:val="22"/>
        </w:rPr>
        <w:t>, etec_PYRt2rpp, etec_INSt2pp_copy2, etec_ADNt2pp_copy2</w:t>
      </w:r>
      <w:r w:rsidR="005F162B" w:rsidRPr="00580022">
        <w:rPr>
          <w:rFonts w:ascii="Arial" w:eastAsia="Arial" w:hAnsi="Arial" w:cs="Arial"/>
          <w:sz w:val="22"/>
          <w:szCs w:val="22"/>
        </w:rPr>
        <w:t>]</w:t>
      </w:r>
      <w:r w:rsidRPr="00580022">
        <w:rPr>
          <w:rFonts w:ascii="Arial" w:eastAsia="Arial" w:hAnsi="Arial" w:cs="Arial"/>
          <w:sz w:val="22"/>
          <w:szCs w:val="22"/>
        </w:rPr>
        <w:t xml:space="preserve"> blocked the production of any biomass under these conditions. Similarly, no flux was allowed in </w:t>
      </w:r>
      <w:proofErr w:type="spellStart"/>
      <w:r w:rsidRPr="00580022">
        <w:rPr>
          <w:rFonts w:ascii="Arial" w:eastAsia="Arial" w:hAnsi="Arial" w:cs="Arial"/>
          <w:sz w:val="22"/>
          <w:szCs w:val="22"/>
        </w:rPr>
        <w:t>VPAMTr</w:t>
      </w:r>
      <w:proofErr w:type="spellEnd"/>
      <w:r w:rsidRPr="00580022">
        <w:rPr>
          <w:rFonts w:ascii="Arial" w:eastAsia="Arial" w:hAnsi="Arial" w:cs="Arial"/>
          <w:sz w:val="22"/>
          <w:szCs w:val="22"/>
        </w:rPr>
        <w:t xml:space="preserve"> in </w:t>
      </w:r>
      <w:r w:rsidRPr="00580022">
        <w:rPr>
          <w:rFonts w:ascii="Arial" w:eastAsia="Arial" w:hAnsi="Arial" w:cs="Arial"/>
          <w:i/>
          <w:sz w:val="22"/>
          <w:szCs w:val="22"/>
        </w:rPr>
        <w:t>i</w:t>
      </w:r>
      <w:r w:rsidRPr="00580022">
        <w:rPr>
          <w:rFonts w:ascii="Arial" w:eastAsia="Arial" w:hAnsi="Arial" w:cs="Arial"/>
          <w:sz w:val="22"/>
          <w:szCs w:val="22"/>
        </w:rPr>
        <w:t xml:space="preserve">AM-Vc960 while VALTA and ALATA_L were made irreversible. </w:t>
      </w:r>
    </w:p>
    <w:p w14:paraId="58627970" w14:textId="77777777" w:rsidR="0086453B" w:rsidRPr="00580022" w:rsidRDefault="0086453B" w:rsidP="0086453B">
      <w:pPr>
        <w:spacing w:line="276" w:lineRule="auto"/>
        <w:jc w:val="both"/>
        <w:rPr>
          <w:rFonts w:ascii="Arial" w:eastAsia="Arial" w:hAnsi="Arial" w:cs="Arial"/>
          <w:sz w:val="22"/>
          <w:szCs w:val="22"/>
        </w:rPr>
      </w:pPr>
    </w:p>
    <w:p w14:paraId="54D993A1" w14:textId="77777777" w:rsidR="0086453B" w:rsidRPr="00580022" w:rsidRDefault="0086453B" w:rsidP="0086453B">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Testing for growth using alternate C/N/S/P sources showed that the merged model was unable to produce biomass in the combined objective function unless at least one of the individual models (prior to merging) was able to grow in the respective growth condition. In case of growth on urea as an alternative nitrogen source in anaerobic conditions, none of the individual models was able to grow in these conditions, however the merged model was able to produce biomass. On further curation, </w:t>
      </w:r>
      <w:proofErr w:type="spellStart"/>
      <w:r w:rsidRPr="00580022">
        <w:rPr>
          <w:rFonts w:ascii="Arial" w:eastAsia="Arial" w:hAnsi="Arial" w:cs="Arial"/>
          <w:sz w:val="22"/>
          <w:szCs w:val="22"/>
        </w:rPr>
        <w:t>vch_NADHNQR</w:t>
      </w:r>
      <w:proofErr w:type="spellEnd"/>
      <w:r w:rsidRPr="00580022">
        <w:rPr>
          <w:rFonts w:ascii="Arial" w:eastAsia="Arial" w:hAnsi="Arial" w:cs="Arial"/>
          <w:sz w:val="22"/>
          <w:szCs w:val="22"/>
        </w:rPr>
        <w:t xml:space="preserve"> was found to cause the leak, so it was made irreversible in the merged model.</w:t>
      </w:r>
    </w:p>
    <w:p w14:paraId="3A016E71" w14:textId="77777777" w:rsidR="0086453B" w:rsidRPr="00580022" w:rsidRDefault="0086453B" w:rsidP="0086453B">
      <w:pPr>
        <w:pBdr>
          <w:top w:val="nil"/>
          <w:left w:val="nil"/>
          <w:bottom w:val="nil"/>
          <w:right w:val="nil"/>
          <w:between w:val="nil"/>
        </w:pBdr>
        <w:spacing w:line="276" w:lineRule="auto"/>
        <w:jc w:val="both"/>
        <w:rPr>
          <w:rFonts w:ascii="Arial" w:eastAsia="Arial" w:hAnsi="Arial" w:cs="Arial"/>
          <w:sz w:val="22"/>
          <w:szCs w:val="22"/>
          <w:highlight w:val="yellow"/>
        </w:rPr>
      </w:pPr>
    </w:p>
    <w:p w14:paraId="63F6AE8E" w14:textId="7E07F8BD" w:rsidR="0086453B" w:rsidRPr="00580022" w:rsidRDefault="0086453B" w:rsidP="0086453B">
      <w:pPr>
        <w:spacing w:line="276" w:lineRule="auto"/>
        <w:jc w:val="both"/>
        <w:rPr>
          <w:rFonts w:ascii="Arial" w:eastAsia="Arial" w:hAnsi="Arial" w:cs="Arial"/>
          <w:sz w:val="22"/>
          <w:szCs w:val="22"/>
        </w:rPr>
      </w:pPr>
      <w:r w:rsidRPr="00580022">
        <w:rPr>
          <w:rFonts w:ascii="Arial" w:eastAsia="Arial" w:hAnsi="Arial" w:cs="Arial"/>
          <w:sz w:val="22"/>
          <w:szCs w:val="22"/>
        </w:rPr>
        <w:lastRenderedPageBreak/>
        <w:t>We tested 361 aerobic and 295 anaerobic conditions. All three models (</w:t>
      </w:r>
      <w:r w:rsidRPr="00580022">
        <w:rPr>
          <w:rFonts w:ascii="Arial" w:eastAsia="Arial" w:hAnsi="Arial" w:cs="Arial"/>
          <w:i/>
          <w:sz w:val="22"/>
          <w:szCs w:val="22"/>
        </w:rPr>
        <w:t>i</w:t>
      </w:r>
      <w:r w:rsidRPr="00580022">
        <w:rPr>
          <w:rFonts w:ascii="Arial" w:eastAsia="Arial" w:hAnsi="Arial" w:cs="Arial"/>
          <w:sz w:val="22"/>
          <w:szCs w:val="22"/>
        </w:rPr>
        <w:t xml:space="preserve">AM-Vc960, </w:t>
      </w:r>
      <w:r w:rsidRPr="00580022">
        <w:rPr>
          <w:rFonts w:ascii="Arial" w:eastAsia="Arial" w:hAnsi="Arial" w:cs="Arial"/>
          <w:i/>
          <w:sz w:val="22"/>
          <w:szCs w:val="22"/>
        </w:rPr>
        <w:t>i</w:t>
      </w:r>
      <w:r w:rsidRPr="00580022">
        <w:rPr>
          <w:rFonts w:ascii="Arial" w:eastAsia="Arial" w:hAnsi="Arial" w:cs="Arial"/>
          <w:sz w:val="22"/>
          <w:szCs w:val="22"/>
        </w:rPr>
        <w:t xml:space="preserve">ETEC1333 and </w:t>
      </w:r>
      <w:ins w:id="121" w:author="Microsoft Office User" w:date="2020-05-12T10:42:00Z">
        <w:r w:rsidR="00BA1E28" w:rsidRPr="00BC20C6">
          <w:rPr>
            <w:i/>
            <w:iCs/>
          </w:rPr>
          <w:t>i</w:t>
        </w:r>
        <w:r w:rsidR="00BA1E28" w:rsidRPr="00DD43E4">
          <w:t>Vc-ETEC_2293</w:t>
        </w:r>
      </w:ins>
      <w:del w:id="122" w:author="Microsoft Office User" w:date="2020-05-12T10:42:00Z">
        <w:r w:rsidRPr="00580022" w:rsidDel="00BA1E28">
          <w:rPr>
            <w:rFonts w:ascii="Arial" w:eastAsia="Arial" w:hAnsi="Arial" w:cs="Arial"/>
            <w:i/>
            <w:sz w:val="22"/>
            <w:szCs w:val="22"/>
          </w:rPr>
          <w:delText>i</w:delText>
        </w:r>
        <w:r w:rsidRPr="00580022" w:rsidDel="00BA1E28">
          <w:rPr>
            <w:rFonts w:ascii="Arial" w:eastAsia="Arial" w:hAnsi="Arial" w:cs="Arial"/>
            <w:sz w:val="22"/>
            <w:szCs w:val="22"/>
          </w:rPr>
          <w:delText>Co-Culutre2993</w:delText>
        </w:r>
      </w:del>
      <w:r w:rsidRPr="00580022">
        <w:rPr>
          <w:rFonts w:ascii="Arial" w:eastAsia="Arial" w:hAnsi="Arial" w:cs="Arial"/>
          <w:sz w:val="22"/>
          <w:szCs w:val="22"/>
        </w:rPr>
        <w:t xml:space="preserve">) were able to grow on 190 aerobic conditions (53% of the total number of tested aerobic conditions). ETEC was able to catabolize 150 nutrient sources aerobically that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could not catabolize on its own under the same growth conditions. The co-culture model acquired the capability to catabolize these nutrients accordingly. In contrast, utilization of sucrose as sole carbon source aerobically was probably contributed to the co-culture model by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(i.e. ETEC was not able to utilize sucrose under the same conditions). Similarly, all three models were able to grow on 143 anaerobic conditions (48%). ETEC was able to anaerobically utilize 127 nutrients that </w:t>
      </w:r>
      <w:r w:rsidRPr="00580022">
        <w:rPr>
          <w:rFonts w:ascii="Arial" w:eastAsia="Arial" w:hAnsi="Arial" w:cs="Arial"/>
          <w:i/>
          <w:sz w:val="22"/>
          <w:szCs w:val="22"/>
        </w:rPr>
        <w:t>V. cholerae</w:t>
      </w:r>
      <w:r w:rsidRPr="00580022">
        <w:rPr>
          <w:rFonts w:ascii="Arial" w:eastAsia="Arial" w:hAnsi="Arial" w:cs="Arial"/>
          <w:sz w:val="22"/>
          <w:szCs w:val="22"/>
        </w:rPr>
        <w:t xml:space="preserve"> could not metabolize under the same conditions. </w:t>
      </w:r>
      <w:r w:rsidRPr="00580022">
        <w:rPr>
          <w:rFonts w:ascii="Arial" w:eastAsia="Arial" w:hAnsi="Arial" w:cs="Arial"/>
          <w:i/>
          <w:sz w:val="22"/>
          <w:szCs w:val="22"/>
        </w:rPr>
        <w:t>V. cholerae</w:t>
      </w:r>
      <w:r w:rsidRPr="00580022">
        <w:rPr>
          <w:rFonts w:ascii="Arial" w:eastAsia="Arial" w:hAnsi="Arial" w:cs="Arial"/>
          <w:sz w:val="22"/>
          <w:szCs w:val="22"/>
        </w:rPr>
        <w:t xml:space="preserve"> was also able to utilize sucrose and octadecenoate C18:1 in absence of oxygen while ETEC did not have the capacity to do so. </w:t>
      </w:r>
    </w:p>
    <w:p w14:paraId="791C157B" w14:textId="77777777" w:rsidR="0086453B" w:rsidRPr="00580022" w:rsidRDefault="0086453B" w:rsidP="001E06A4">
      <w:pPr>
        <w:spacing w:line="276" w:lineRule="auto"/>
        <w:jc w:val="both"/>
        <w:rPr>
          <w:rFonts w:ascii="Arial" w:eastAsia="Arial" w:hAnsi="Arial" w:cs="Arial"/>
          <w:sz w:val="22"/>
          <w:szCs w:val="22"/>
        </w:rPr>
      </w:pPr>
    </w:p>
    <w:p w14:paraId="4F35AB52" w14:textId="77777777" w:rsidR="0032466F" w:rsidRPr="00580022" w:rsidRDefault="006F2E59" w:rsidP="001E06A4">
      <w:pPr>
        <w:pStyle w:val="Heading2"/>
        <w:spacing w:line="276" w:lineRule="auto"/>
        <w:jc w:val="both"/>
      </w:pPr>
      <w:bookmarkStart w:id="123" w:name="_Toc12888213"/>
      <w:r w:rsidRPr="00580022">
        <w:rPr>
          <w:highlight w:val="white"/>
        </w:rPr>
        <w:t>Prediction of all growth-supporting carbon, nitrogen, phosphorus, and sulfur sources</w:t>
      </w:r>
      <w:bookmarkEnd w:id="123"/>
    </w:p>
    <w:p w14:paraId="58FA44BA" w14:textId="0D0C22BE"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The possible growth-supporting carbon, nitrogen, phosphorus, and sulfur sources of V. cholerae were identified using FBA as previously </w:t>
      </w:r>
      <w:r w:rsidR="00AC56A9" w:rsidRPr="00580022">
        <w:rPr>
          <w:rFonts w:ascii="Arial" w:eastAsia="Arial" w:hAnsi="Arial" w:cs="Arial"/>
          <w:sz w:val="22"/>
          <w:szCs w:val="22"/>
        </w:rPr>
        <w:t>detailed</w:t>
      </w:r>
      <w:r w:rsidR="00AC56A9" w:rsidRPr="00580022">
        <w:rPr>
          <w:rFonts w:ascii="Arial" w:eastAsia="Arial" w:hAnsi="Arial" w:cs="Arial"/>
          <w:sz w:val="22"/>
          <w:szCs w:val="22"/>
        </w:rPr>
        <w:fldChar w:fldCharType="begin">
          <w:fldData xml:space="preserve">PEVuZE5vdGU+PENpdGU+PEF1dGhvcj5Nb25rPC9BdXRob3I+PFllYXI+MjAxMzwvWWVhcj48UmVj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=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PEVuZE5vdGU+PENpdGU+PEF1dGhvcj5Nb25rPC9BdXRob3I+PFllYXI+MjAxMzwvWWVhcj48UmVj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=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27</w:t>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t xml:space="preserve">. </w:t>
      </w:r>
      <w:r w:rsidRPr="00580022">
        <w:rPr>
          <w:rFonts w:ascii="Arial" w:eastAsia="Arial" w:hAnsi="Arial" w:cs="Arial"/>
          <w:sz w:val="22"/>
          <w:szCs w:val="22"/>
        </w:rPr>
        <w:t xml:space="preserve"> Briefly, to determine possible growth-supporting carbon sources, the lower bound of the glucose exchange reaction was constrained to zero. Then the lower bound of each carbon exchange reaction was set, one at a time, to −20 mmol gDW−1 h−1 (Table S4). Following, growth was maximized by FBA using the model-specific biomass reaction. The target substrate was considered growth supporting if the predicted growth rate was above 0.01. While identifying carbon sources, the default nitrogen, phosphorus, and sulfur sources were ammonium (nh4), inorganic phosphate (pi), and inorganic sulfate (so4), respectively. Prediction of growth-supporting sources of these other three elements was performed in the same manner as growth on carbon, with glucose as the default carbon source. </w:t>
      </w:r>
    </w:p>
    <w:p w14:paraId="0C90E2F8" w14:textId="4382AAFC" w:rsidR="0086453B" w:rsidRDefault="0086453B" w:rsidP="001E06A4">
      <w:pPr>
        <w:pBdr>
          <w:top w:val="nil"/>
          <w:left w:val="nil"/>
          <w:bottom w:val="nil"/>
          <w:right w:val="nil"/>
          <w:between w:val="nil"/>
        </w:pBdr>
        <w:spacing w:line="276" w:lineRule="auto"/>
        <w:jc w:val="both"/>
        <w:rPr>
          <w:ins w:id="124" w:author="Microsoft Office User" w:date="2020-05-11T11:15:00Z"/>
          <w:rFonts w:ascii="Arial" w:eastAsia="Arial" w:hAnsi="Arial" w:cs="Arial"/>
          <w:sz w:val="22"/>
          <w:szCs w:val="22"/>
        </w:rPr>
      </w:pPr>
    </w:p>
    <w:p w14:paraId="5086F7E2" w14:textId="77777777" w:rsidR="00F733B5" w:rsidRPr="00580022" w:rsidRDefault="00F733B5" w:rsidP="00F733B5">
      <w:pPr>
        <w:pStyle w:val="Heading2"/>
        <w:spacing w:line="276" w:lineRule="auto"/>
        <w:jc w:val="both"/>
        <w:rPr>
          <w:ins w:id="125" w:author="Microsoft Office User" w:date="2020-05-11T11:15:00Z"/>
        </w:rPr>
      </w:pPr>
      <w:ins w:id="126" w:author="Microsoft Office User" w:date="2020-05-11T11:15:00Z">
        <w:r w:rsidRPr="00580022">
          <w:t>Growth Curve and CFU Measurements</w:t>
        </w:r>
      </w:ins>
    </w:p>
    <w:p w14:paraId="64E082C0" w14:textId="77777777" w:rsidR="00F733B5" w:rsidRPr="00580022" w:rsidRDefault="00F733B5" w:rsidP="00F733B5">
      <w:pPr>
        <w:pBdr>
          <w:top w:val="nil"/>
          <w:left w:val="nil"/>
          <w:bottom w:val="nil"/>
          <w:right w:val="nil"/>
          <w:between w:val="nil"/>
        </w:pBdr>
        <w:spacing w:line="276" w:lineRule="auto"/>
        <w:jc w:val="both"/>
        <w:rPr>
          <w:ins w:id="127" w:author="Microsoft Office User" w:date="2020-05-11T11:15:00Z"/>
          <w:rFonts w:ascii="Arial" w:eastAsia="Arial" w:hAnsi="Arial" w:cs="Arial"/>
          <w:sz w:val="22"/>
          <w:szCs w:val="22"/>
        </w:rPr>
      </w:pPr>
      <w:ins w:id="128" w:author="Microsoft Office User" w:date="2020-05-11T11:15:00Z">
        <w:r w:rsidRPr="00580022">
          <w:rPr>
            <w:rFonts w:ascii="Arial" w:eastAsia="Arial" w:hAnsi="Arial" w:cs="Arial"/>
            <w:i/>
            <w:sz w:val="22"/>
            <w:szCs w:val="22"/>
          </w:rPr>
          <w:t>V. cholerae</w:t>
        </w:r>
        <w:r w:rsidRPr="00580022">
          <w:rPr>
            <w:rFonts w:ascii="Arial" w:eastAsia="Arial" w:hAnsi="Arial" w:cs="Arial"/>
            <w:sz w:val="22"/>
            <w:szCs w:val="22"/>
          </w:rPr>
          <w:t xml:space="preserve"> and ETEC were grown either individually (mono-cultures – V52, E616 and E36) or in combination (co-cultures – V52/E616 and V52/E36) at 37 °C at 200 rpm. Co-cultures were started with equal concentrations of each strain. The absorbance (OD</w:t>
        </w:r>
        <w:r w:rsidRPr="00580022">
          <w:rPr>
            <w:rFonts w:ascii="Arial" w:eastAsia="Arial" w:hAnsi="Arial" w:cs="Arial"/>
            <w:sz w:val="22"/>
            <w:szCs w:val="22"/>
            <w:vertAlign w:val="subscript"/>
          </w:rPr>
          <w:t>600</w:t>
        </w:r>
        <w:r w:rsidRPr="00580022">
          <w:rPr>
            <w:rFonts w:ascii="Arial" w:eastAsia="Arial" w:hAnsi="Arial" w:cs="Arial"/>
            <w:sz w:val="22"/>
            <w:szCs w:val="22"/>
          </w:rPr>
          <w:t xml:space="preserve">) was measured every 1h over a period of </w:t>
        </w:r>
        <w:r>
          <w:rPr>
            <w:rFonts w:ascii="Arial" w:eastAsia="Arial" w:hAnsi="Arial" w:cs="Arial"/>
            <w:sz w:val="22"/>
            <w:szCs w:val="22"/>
          </w:rPr>
          <w:t>10</w:t>
        </w:r>
        <w:r w:rsidRPr="00580022">
          <w:rPr>
            <w:rFonts w:ascii="Arial" w:eastAsia="Arial" w:hAnsi="Arial" w:cs="Arial"/>
            <w:sz w:val="22"/>
            <w:szCs w:val="22"/>
          </w:rPr>
          <w:t>h for the growth curve measurements. Simultaneously, at every hour, an aliquot was taken from each culture flask, serially diluted and 5</w:t>
        </w:r>
        <w:r>
          <w:rPr>
            <w:rFonts w:ascii="Arial" w:eastAsia="Arial" w:hAnsi="Arial" w:cs="Arial"/>
            <w:sz w:val="22"/>
            <w:szCs w:val="22"/>
          </w:rPr>
          <w:t xml:space="preserve"> </w:t>
        </w:r>
        <w:r w:rsidRPr="00580022">
          <w:rPr>
            <w:rFonts w:ascii="Arial" w:eastAsia="Arial" w:hAnsi="Arial" w:cs="Arial"/>
            <w:sz w:val="22"/>
            <w:szCs w:val="22"/>
          </w:rPr>
          <w:t>µL were spotted (three technical replicates) on agar plates containing appropriate antibiotics (100</w:t>
        </w:r>
        <w:r>
          <w:rPr>
            <w:rFonts w:ascii="Arial" w:eastAsia="Arial" w:hAnsi="Arial" w:cs="Arial"/>
            <w:sz w:val="22"/>
            <w:szCs w:val="22"/>
          </w:rPr>
          <w:t xml:space="preserve"> </w:t>
        </w:r>
        <w:r w:rsidRPr="00580022">
          <w:rPr>
            <w:rFonts w:ascii="Arial" w:eastAsia="Arial" w:hAnsi="Arial" w:cs="Arial"/>
            <w:sz w:val="22"/>
            <w:szCs w:val="22"/>
          </w:rPr>
          <w:t>µg/mL of rifampicin or 15</w:t>
        </w:r>
        <w:r>
          <w:rPr>
            <w:rFonts w:ascii="Arial" w:eastAsia="Arial" w:hAnsi="Arial" w:cs="Arial"/>
            <w:sz w:val="22"/>
            <w:szCs w:val="22"/>
          </w:rPr>
          <w:t xml:space="preserve"> </w:t>
        </w:r>
        <w:r w:rsidRPr="00580022">
          <w:rPr>
            <w:rFonts w:ascii="Arial" w:eastAsia="Arial" w:hAnsi="Arial" w:cs="Arial"/>
            <w:sz w:val="22"/>
            <w:szCs w:val="22"/>
          </w:rPr>
          <w:t xml:space="preserve">µg/mL of tetracycline). </w:t>
        </w:r>
        <w:r w:rsidRPr="00580022">
          <w:rPr>
            <w:rFonts w:ascii="Arial" w:hAnsi="Arial" w:cs="Arial"/>
            <w:i/>
            <w:color w:val="000000"/>
            <w:sz w:val="22"/>
            <w:szCs w:val="22"/>
          </w:rPr>
          <w:t>V. cholerae</w:t>
        </w:r>
        <w:r w:rsidRPr="00580022">
          <w:rPr>
            <w:rFonts w:ascii="Arial" w:hAnsi="Arial" w:cs="Arial"/>
            <w:color w:val="000000"/>
            <w:sz w:val="22"/>
            <w:szCs w:val="22"/>
          </w:rPr>
          <w:t xml:space="preserve"> is resistant to rifampicin and ETEC is resistant to tetracycline. </w:t>
        </w:r>
        <w:r w:rsidRPr="00580022">
          <w:rPr>
            <w:rFonts w:ascii="Arial" w:eastAsia="Arial" w:hAnsi="Arial" w:cs="Arial"/>
            <w:sz w:val="22"/>
            <w:szCs w:val="22"/>
          </w:rPr>
          <w:t xml:space="preserve">V52 mono-cultures were spotted on rifampicin plates whereas ETEC E616 and E36 mono-cultures were spotted on tetracycline plates. All co-cultures were spotted on both sets of antibiotic plates. All plates were incubated for a period of </w:t>
        </w:r>
        <w:commentRangeStart w:id="129"/>
        <w:r w:rsidRPr="00580022">
          <w:rPr>
            <w:rFonts w:ascii="Arial" w:eastAsia="Arial" w:hAnsi="Arial" w:cs="Arial"/>
            <w:sz w:val="22"/>
            <w:szCs w:val="22"/>
          </w:rPr>
          <w:t xml:space="preserve">12-16h </w:t>
        </w:r>
        <w:commentRangeEnd w:id="129"/>
        <w:r>
          <w:rPr>
            <w:rStyle w:val="CommentReference"/>
          </w:rPr>
          <w:commentReference w:id="129"/>
        </w:r>
        <w:r w:rsidRPr="00580022">
          <w:rPr>
            <w:rFonts w:ascii="Arial" w:eastAsia="Arial" w:hAnsi="Arial" w:cs="Arial"/>
            <w:sz w:val="22"/>
            <w:szCs w:val="22"/>
          </w:rPr>
          <w:t xml:space="preserve">at 37 °C after which the colonies were counted and the </w:t>
        </w:r>
        <w:proofErr w:type="spellStart"/>
        <w:r w:rsidRPr="00580022">
          <w:rPr>
            <w:rFonts w:ascii="Arial" w:eastAsia="Arial" w:hAnsi="Arial" w:cs="Arial"/>
            <w:sz w:val="22"/>
            <w:szCs w:val="22"/>
          </w:rPr>
          <w:t>cfu</w:t>
        </w:r>
        <w:proofErr w:type="spellEnd"/>
        <w:r w:rsidRPr="00580022">
          <w:rPr>
            <w:rFonts w:ascii="Arial" w:eastAsia="Arial" w:hAnsi="Arial" w:cs="Arial"/>
            <w:sz w:val="22"/>
            <w:szCs w:val="22"/>
          </w:rPr>
          <w:t>/mL was calculated based on the formula:</w:t>
        </w:r>
      </w:ins>
    </w:p>
    <w:p w14:paraId="1404DDF0" w14:textId="77777777" w:rsidR="00F733B5" w:rsidRPr="00580022" w:rsidRDefault="00F733B5" w:rsidP="00F733B5">
      <w:pPr>
        <w:pBdr>
          <w:top w:val="nil"/>
          <w:left w:val="nil"/>
          <w:bottom w:val="nil"/>
          <w:right w:val="nil"/>
          <w:between w:val="nil"/>
        </w:pBdr>
        <w:spacing w:line="276" w:lineRule="auto"/>
        <w:jc w:val="both"/>
        <w:rPr>
          <w:ins w:id="130" w:author="Microsoft Office User" w:date="2020-05-11T11:15:00Z"/>
          <w:rFonts w:ascii="Arial" w:eastAsia="Arial" w:hAnsi="Arial" w:cs="Arial"/>
          <w:sz w:val="22"/>
          <w:szCs w:val="22"/>
        </w:rPr>
      </w:pPr>
    </w:p>
    <w:p w14:paraId="19C30007" w14:textId="77777777" w:rsidR="00F733B5" w:rsidRPr="00580022" w:rsidRDefault="00F733B5" w:rsidP="00F733B5">
      <w:pPr>
        <w:pBdr>
          <w:top w:val="nil"/>
          <w:left w:val="nil"/>
          <w:bottom w:val="nil"/>
          <w:right w:val="nil"/>
          <w:between w:val="nil"/>
        </w:pBdr>
        <w:spacing w:line="276" w:lineRule="auto"/>
        <w:jc w:val="both"/>
        <w:rPr>
          <w:ins w:id="131" w:author="Microsoft Office User" w:date="2020-05-11T11:15:00Z"/>
          <w:rFonts w:ascii="Arial" w:eastAsia="Arial" w:hAnsi="Arial" w:cs="Arial"/>
          <w:sz w:val="22"/>
          <w:szCs w:val="22"/>
        </w:rPr>
      </w:pPr>
      <w:proofErr w:type="spellStart"/>
      <w:ins w:id="132" w:author="Microsoft Office User" w:date="2020-05-11T11:15:00Z">
        <w:r w:rsidRPr="00580022">
          <w:rPr>
            <w:rFonts w:ascii="Arial" w:eastAsia="Arial" w:hAnsi="Arial" w:cs="Arial"/>
            <w:sz w:val="22"/>
            <w:szCs w:val="22"/>
          </w:rPr>
          <w:t>cfu</w:t>
        </w:r>
        <w:proofErr w:type="spellEnd"/>
        <w:r w:rsidRPr="00580022">
          <w:rPr>
            <w:rFonts w:ascii="Arial" w:eastAsia="Arial" w:hAnsi="Arial" w:cs="Arial"/>
            <w:sz w:val="22"/>
            <w:szCs w:val="22"/>
          </w:rPr>
          <w:t>/mL = (number of colonies/volume spotted)/dilution</w:t>
        </w:r>
      </w:ins>
    </w:p>
    <w:p w14:paraId="68E4DD17" w14:textId="77777777" w:rsidR="00F733B5" w:rsidRPr="00580022" w:rsidRDefault="00F733B5" w:rsidP="00F733B5">
      <w:pPr>
        <w:pBdr>
          <w:top w:val="nil"/>
          <w:left w:val="nil"/>
          <w:bottom w:val="nil"/>
          <w:right w:val="nil"/>
          <w:between w:val="nil"/>
        </w:pBdr>
        <w:spacing w:line="276" w:lineRule="auto"/>
        <w:jc w:val="both"/>
        <w:rPr>
          <w:ins w:id="133" w:author="Microsoft Office User" w:date="2020-05-11T11:15:00Z"/>
          <w:rFonts w:ascii="Arial" w:eastAsia="Arial" w:hAnsi="Arial" w:cs="Arial"/>
          <w:sz w:val="22"/>
          <w:szCs w:val="22"/>
        </w:rPr>
      </w:pPr>
    </w:p>
    <w:p w14:paraId="2F029F50" w14:textId="77777777" w:rsidR="00F733B5" w:rsidRPr="00580022" w:rsidRDefault="00F733B5" w:rsidP="00F733B5">
      <w:pPr>
        <w:pBdr>
          <w:top w:val="nil"/>
          <w:left w:val="nil"/>
          <w:bottom w:val="nil"/>
          <w:right w:val="nil"/>
          <w:between w:val="nil"/>
        </w:pBdr>
        <w:spacing w:line="276" w:lineRule="auto"/>
        <w:jc w:val="both"/>
        <w:rPr>
          <w:ins w:id="134" w:author="Microsoft Office User" w:date="2020-05-11T11:15:00Z"/>
          <w:rFonts w:ascii="Arial" w:eastAsia="Arial" w:hAnsi="Arial" w:cs="Arial"/>
          <w:sz w:val="22"/>
          <w:szCs w:val="22"/>
        </w:rPr>
      </w:pPr>
      <w:ins w:id="135" w:author="Microsoft Office User" w:date="2020-05-11T11:15:00Z">
        <w:r w:rsidRPr="00580022">
          <w:rPr>
            <w:rFonts w:ascii="Arial" w:eastAsia="Arial" w:hAnsi="Arial" w:cs="Arial"/>
            <w:sz w:val="22"/>
            <w:szCs w:val="22"/>
          </w:rPr>
          <w:t>To ensure biological reproducibility, experiments were performed in triplicates.</w:t>
        </w:r>
      </w:ins>
    </w:p>
    <w:p w14:paraId="4C46B5D1" w14:textId="3F3F01AB" w:rsidR="00A73720" w:rsidRPr="00345633" w:rsidRDefault="00F733B5" w:rsidP="00345633">
      <w:pPr>
        <w:pStyle w:val="Heading2"/>
        <w:spacing w:line="276" w:lineRule="auto"/>
        <w:jc w:val="both"/>
        <w:rPr>
          <w:ins w:id="136" w:author="Microsoft Office User" w:date="2020-05-12T09:42:00Z"/>
          <w:sz w:val="22"/>
          <w:szCs w:val="22"/>
          <w:rPrChange w:id="137" w:author="Microsoft Office User" w:date="2020-05-12T10:27:00Z">
            <w:rPr>
              <w:ins w:id="138" w:author="Microsoft Office User" w:date="2020-05-12T09:42:00Z"/>
            </w:rPr>
          </w:rPrChange>
        </w:rPr>
      </w:pPr>
      <w:ins w:id="139" w:author="Microsoft Office User" w:date="2020-05-11T11:15:00Z">
        <w:r>
          <w:rPr>
            <w:noProof/>
          </w:rPr>
          <w:drawing>
            <wp:inline distT="0" distB="0" distL="0" distR="0" wp14:anchorId="3C9BDE51" wp14:editId="42AC9494">
              <wp:extent cx="5943600" cy="398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SX.pd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89705"/>
                      </a:xfrm>
                      <a:prstGeom prst="rect">
                        <a:avLst/>
                      </a:prstGeom>
                    </pic:spPr>
                  </pic:pic>
                </a:graphicData>
              </a:graphic>
            </wp:inline>
          </w:drawing>
        </w:r>
      </w:ins>
      <w:ins w:id="140" w:author="Microsoft Office User" w:date="2020-05-12T09:42:00Z">
        <w:r w:rsidR="00A73720" w:rsidRPr="00580022">
          <w:rPr>
            <w:sz w:val="22"/>
            <w:szCs w:val="22"/>
          </w:rPr>
          <w:t xml:space="preserve">Figure </w:t>
        </w:r>
        <w:r w:rsidR="00A73720" w:rsidRPr="00A73720">
          <w:rPr>
            <w:sz w:val="22"/>
            <w:szCs w:val="22"/>
          </w:rPr>
          <w:t>S</w:t>
        </w:r>
        <w:r w:rsidR="00A73720" w:rsidRPr="00A73720">
          <w:rPr>
            <w:sz w:val="22"/>
            <w:szCs w:val="22"/>
            <w:rPrChange w:id="141" w:author="Microsoft Office User" w:date="2020-05-12T09:44:00Z">
              <w:rPr>
                <w:b w:val="0"/>
                <w:sz w:val="22"/>
                <w:szCs w:val="22"/>
              </w:rPr>
            </w:rPrChange>
          </w:rPr>
          <w:t>3</w:t>
        </w:r>
        <w:r w:rsidR="00A73720" w:rsidRPr="00A73720">
          <w:rPr>
            <w:sz w:val="22"/>
            <w:szCs w:val="22"/>
          </w:rPr>
          <w:t>|</w:t>
        </w:r>
        <w:r w:rsidR="00A73720" w:rsidRPr="00580022">
          <w:rPr>
            <w:sz w:val="22"/>
            <w:szCs w:val="22"/>
          </w:rPr>
          <w:t xml:space="preserve"> </w:t>
        </w:r>
      </w:ins>
      <w:ins w:id="142" w:author="Microsoft Office User" w:date="2020-05-12T10:28:00Z">
        <w:r w:rsidR="009631A3">
          <w:rPr>
            <w:sz w:val="22"/>
            <w:szCs w:val="22"/>
          </w:rPr>
          <w:t>CFU counting for c</w:t>
        </w:r>
      </w:ins>
      <w:ins w:id="143" w:author="Microsoft Office User" w:date="2020-05-12T10:27:00Z">
        <w:r w:rsidR="00345633">
          <w:rPr>
            <w:sz w:val="22"/>
            <w:szCs w:val="22"/>
          </w:rPr>
          <w:t>o-culture</w:t>
        </w:r>
      </w:ins>
      <w:ins w:id="144" w:author="Microsoft Office User" w:date="2020-05-12T10:28:00Z">
        <w:r w:rsidR="009631A3">
          <w:rPr>
            <w:sz w:val="22"/>
            <w:szCs w:val="22"/>
          </w:rPr>
          <w:t>s</w:t>
        </w:r>
      </w:ins>
      <w:ins w:id="145" w:author="Microsoft Office User" w:date="2020-05-12T10:27:00Z">
        <w:r w:rsidR="00345633">
          <w:rPr>
            <w:sz w:val="22"/>
            <w:szCs w:val="22"/>
          </w:rPr>
          <w:t xml:space="preserve"> </w:t>
        </w:r>
      </w:ins>
      <w:ins w:id="146" w:author="Microsoft Office User" w:date="2020-05-12T10:28:00Z">
        <w:r w:rsidR="00345633" w:rsidRPr="009631A3">
          <w:rPr>
            <w:i/>
            <w:iCs/>
            <w:sz w:val="22"/>
            <w:szCs w:val="22"/>
            <w:rPrChange w:id="147" w:author="Microsoft Office User" w:date="2020-05-12T10:28:00Z">
              <w:rPr>
                <w:sz w:val="22"/>
                <w:szCs w:val="22"/>
              </w:rPr>
            </w:rPrChange>
          </w:rPr>
          <w:t>vs</w:t>
        </w:r>
        <w:r w:rsidR="00345633">
          <w:rPr>
            <w:sz w:val="22"/>
            <w:szCs w:val="22"/>
          </w:rPr>
          <w:t>. mono-cultures</w:t>
        </w:r>
      </w:ins>
      <w:ins w:id="148" w:author="Microsoft Office User" w:date="2020-05-12T09:42:00Z">
        <w:r w:rsidR="00A73720" w:rsidRPr="00580022">
          <w:rPr>
            <w:sz w:val="22"/>
            <w:szCs w:val="22"/>
          </w:rPr>
          <w:t>.</w:t>
        </w:r>
      </w:ins>
      <w:ins w:id="149" w:author="Microsoft Office User" w:date="2020-05-12T10:27:00Z">
        <w:r w:rsidR="00345633">
          <w:rPr>
            <w:sz w:val="22"/>
            <w:szCs w:val="22"/>
          </w:rPr>
          <w:t xml:space="preserve"> </w:t>
        </w:r>
        <w:r w:rsidR="00345633">
          <w:rPr>
            <w:b w:val="0"/>
            <w:bCs/>
            <w:sz w:val="22"/>
            <w:szCs w:val="22"/>
          </w:rPr>
          <w:t>Investigating the</w:t>
        </w:r>
        <w:r w:rsidR="00345633" w:rsidRPr="00345633">
          <w:rPr>
            <w:b w:val="0"/>
            <w:bCs/>
            <w:sz w:val="22"/>
            <w:szCs w:val="22"/>
            <w:rPrChange w:id="150" w:author="Microsoft Office User" w:date="2020-05-12T10:27:00Z">
              <w:rPr/>
            </w:rPrChange>
          </w:rPr>
          <w:t xml:space="preserve"> impact of the co-culture on each strain’s growth by comparing single culture abundance after 10 hours of growth to the abundance of each strain in co-culture at the same time (determined using CFU counting; all strains were in transition or stationary phase</w:t>
        </w:r>
        <w:r w:rsidR="00345633">
          <w:rPr>
            <w:b w:val="0"/>
            <w:bCs/>
            <w:sz w:val="22"/>
            <w:szCs w:val="22"/>
          </w:rPr>
          <w:t>)</w:t>
        </w:r>
      </w:ins>
    </w:p>
    <w:p w14:paraId="18717260" w14:textId="6E4E48AB" w:rsidR="00F733B5" w:rsidRPr="00580022" w:rsidRDefault="00F733B5" w:rsidP="00F733B5">
      <w:pPr>
        <w:pStyle w:val="Heading2"/>
        <w:spacing w:line="276" w:lineRule="auto"/>
        <w:jc w:val="both"/>
        <w:rPr>
          <w:ins w:id="151" w:author="Microsoft Office User" w:date="2020-05-11T11:15:00Z"/>
        </w:rPr>
      </w:pPr>
      <w:ins w:id="152" w:author="Microsoft Office User" w:date="2020-05-11T11:15:00Z">
        <w:r w:rsidRPr="00580022">
          <w:t>DNA extraction sequencing</w:t>
        </w:r>
      </w:ins>
    </w:p>
    <w:p w14:paraId="533D80F3" w14:textId="77777777" w:rsidR="00F733B5" w:rsidRPr="00580022" w:rsidRDefault="00F733B5" w:rsidP="00F733B5">
      <w:pPr>
        <w:spacing w:line="276" w:lineRule="auto"/>
        <w:jc w:val="both"/>
        <w:rPr>
          <w:ins w:id="153" w:author="Microsoft Office User" w:date="2020-05-11T11:15:00Z"/>
          <w:rFonts w:ascii="Arial" w:eastAsia="Arial" w:hAnsi="Arial" w:cs="Arial"/>
          <w:sz w:val="22"/>
          <w:szCs w:val="22"/>
        </w:rPr>
      </w:pPr>
      <w:ins w:id="154" w:author="Microsoft Office User" w:date="2020-05-11T11:15:00Z">
        <w:r w:rsidRPr="00580022">
          <w:rPr>
            <w:rFonts w:ascii="Arial" w:eastAsia="Arial" w:hAnsi="Arial" w:cs="Arial"/>
            <w:sz w:val="22"/>
            <w:szCs w:val="22"/>
          </w:rPr>
          <w:t xml:space="preserve">Genomic DNA and plasmids (in case of ETEC) were extracted from bacterial cells for the purpose of whole genome sequencing.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and ETEC cells (mono-cultures) were inoculated in rich LB (Sigma Aldrich) medium and grown at 37 °C at 200 rpm until stationary phase. Subsequently cells were harvested and lysed and the genomic DNA was extracted using the </w:t>
        </w:r>
        <w:proofErr w:type="spellStart"/>
        <w:r w:rsidRPr="00580022">
          <w:rPr>
            <w:rFonts w:ascii="Arial" w:eastAsia="Arial" w:hAnsi="Arial" w:cs="Arial"/>
            <w:sz w:val="22"/>
            <w:szCs w:val="22"/>
          </w:rPr>
          <w:t>DNeasy</w:t>
        </w:r>
        <w:proofErr w:type="spellEnd"/>
        <w:r w:rsidRPr="00580022">
          <w:rPr>
            <w:rFonts w:ascii="Arial" w:eastAsia="Arial" w:hAnsi="Arial" w:cs="Arial"/>
            <w:sz w:val="22"/>
            <w:szCs w:val="22"/>
          </w:rPr>
          <w:t>® Blood &amp; Tissue Kit (Qiagen), according to manufacturer’s instructions. Plasmid DNA from both the ETEC strains was additionally isolated using the Gene Jet Plasmid Miniprep Kit (Thermo Scientific) by following the manufacturer’s instructions.</w:t>
        </w:r>
      </w:ins>
    </w:p>
    <w:p w14:paraId="7988CD54" w14:textId="77777777" w:rsidR="00F733B5" w:rsidRPr="00580022" w:rsidRDefault="00F733B5" w:rsidP="00F733B5">
      <w:pPr>
        <w:spacing w:line="276" w:lineRule="auto"/>
        <w:jc w:val="both"/>
        <w:rPr>
          <w:ins w:id="155" w:author="Microsoft Office User" w:date="2020-05-11T11:15:00Z"/>
          <w:rFonts w:ascii="Arial" w:eastAsia="Arial" w:hAnsi="Arial" w:cs="Arial"/>
          <w:sz w:val="22"/>
          <w:szCs w:val="22"/>
        </w:rPr>
      </w:pPr>
      <w:ins w:id="156" w:author="Microsoft Office User" w:date="2020-05-11T11:15:00Z">
        <w:r w:rsidRPr="00580022">
          <w:rPr>
            <w:rFonts w:ascii="Arial" w:eastAsia="Arial" w:hAnsi="Arial" w:cs="Arial"/>
            <w:sz w:val="22"/>
            <w:szCs w:val="22"/>
          </w:rPr>
          <w:t xml:space="preserve"> </w:t>
        </w:r>
      </w:ins>
    </w:p>
    <w:p w14:paraId="103A14AB" w14:textId="77777777" w:rsidR="00F733B5" w:rsidRPr="00580022" w:rsidRDefault="00F733B5" w:rsidP="00F733B5">
      <w:pPr>
        <w:pStyle w:val="Heading2"/>
        <w:pBdr>
          <w:top w:val="nil"/>
          <w:left w:val="nil"/>
          <w:bottom w:val="nil"/>
          <w:right w:val="nil"/>
          <w:between w:val="nil"/>
        </w:pBdr>
        <w:spacing w:line="276" w:lineRule="auto"/>
        <w:jc w:val="both"/>
        <w:rPr>
          <w:ins w:id="157" w:author="Microsoft Office User" w:date="2020-05-11T11:15:00Z"/>
        </w:rPr>
      </w:pPr>
      <w:ins w:id="158" w:author="Microsoft Office User" w:date="2020-05-11T11:15:00Z">
        <w:r w:rsidRPr="00580022">
          <w:lastRenderedPageBreak/>
          <w:t>RNA extraction and sequencing</w:t>
        </w:r>
      </w:ins>
    </w:p>
    <w:p w14:paraId="1F378F0F" w14:textId="77777777" w:rsidR="00F733B5" w:rsidRPr="00580022" w:rsidRDefault="00F733B5" w:rsidP="00F733B5">
      <w:pPr>
        <w:spacing w:line="276" w:lineRule="auto"/>
        <w:jc w:val="both"/>
        <w:rPr>
          <w:ins w:id="159" w:author="Microsoft Office User" w:date="2020-05-11T11:15:00Z"/>
          <w:rFonts w:ascii="Arial" w:eastAsia="Arial" w:hAnsi="Arial" w:cs="Arial"/>
          <w:sz w:val="22"/>
          <w:szCs w:val="22"/>
        </w:rPr>
      </w:pPr>
      <w:ins w:id="160" w:author="Microsoft Office User" w:date="2020-05-11T11:15:00Z">
        <w:r w:rsidRPr="00580022">
          <w:rPr>
            <w:rFonts w:ascii="Arial" w:eastAsia="Arial" w:hAnsi="Arial" w:cs="Arial"/>
            <w:sz w:val="22"/>
            <w:szCs w:val="22"/>
          </w:rPr>
          <w:t xml:space="preserve">Sampling of cells for the purpose of RNA extraction was performed as follows: Bacterial cells (mono-cultures and co-cultures of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and ETEC) were grown to mid logarithmic phase in shake flasks at 37 °C at 200 rpm. In case of the co-cultures, equal concentrations of individual mono-cultures were inoculated into the same medium from the start. Once the appropriate growth phase was reached, the cells were harvested. RNA was extracted from the harvested cells using the </w:t>
        </w:r>
        <w:proofErr w:type="spellStart"/>
        <w:r w:rsidRPr="00580022">
          <w:rPr>
            <w:rFonts w:ascii="Arial" w:eastAsia="Arial" w:hAnsi="Arial" w:cs="Arial"/>
            <w:sz w:val="22"/>
            <w:szCs w:val="22"/>
          </w:rPr>
          <w:t>RNeasy</w:t>
        </w:r>
        <w:r w:rsidRPr="00580022">
          <w:rPr>
            <w:rFonts w:ascii="Arial" w:eastAsia="Arial" w:hAnsi="Arial" w:cs="Arial"/>
            <w:sz w:val="22"/>
            <w:szCs w:val="22"/>
            <w:vertAlign w:val="superscript"/>
          </w:rPr>
          <w:t>®</w:t>
        </w:r>
        <w:r w:rsidRPr="00580022">
          <w:rPr>
            <w:rFonts w:ascii="Arial" w:eastAsia="Arial" w:hAnsi="Arial" w:cs="Arial"/>
            <w:sz w:val="22"/>
            <w:szCs w:val="22"/>
          </w:rPr>
          <w:t>Mini</w:t>
        </w:r>
        <w:proofErr w:type="spellEnd"/>
        <w:r w:rsidRPr="00580022">
          <w:rPr>
            <w:rFonts w:ascii="Arial" w:eastAsia="Arial" w:hAnsi="Arial" w:cs="Arial"/>
            <w:sz w:val="22"/>
            <w:szCs w:val="22"/>
          </w:rPr>
          <w:t xml:space="preserve"> Kit (Qiagen), according to manufacturer’s instructions. Experiments were carried out in triplicates. The RNA extracted was in the range of 200 – 100 ng/µL. </w:t>
        </w:r>
      </w:ins>
    </w:p>
    <w:p w14:paraId="3177E900" w14:textId="77777777" w:rsidR="00F733B5" w:rsidRPr="00580022" w:rsidRDefault="00F733B5" w:rsidP="00F733B5">
      <w:pPr>
        <w:pBdr>
          <w:top w:val="nil"/>
          <w:left w:val="nil"/>
          <w:bottom w:val="nil"/>
          <w:right w:val="nil"/>
          <w:between w:val="nil"/>
        </w:pBdr>
        <w:spacing w:line="276" w:lineRule="auto"/>
        <w:jc w:val="both"/>
        <w:rPr>
          <w:ins w:id="161" w:author="Microsoft Office User" w:date="2020-05-11T11:15:00Z"/>
          <w:rFonts w:ascii="Arial" w:eastAsia="Arial" w:hAnsi="Arial" w:cs="Arial"/>
          <w:sz w:val="22"/>
          <w:szCs w:val="22"/>
        </w:rPr>
      </w:pPr>
    </w:p>
    <w:p w14:paraId="60326177" w14:textId="77777777" w:rsidR="00F733B5" w:rsidRPr="00580022" w:rsidRDefault="00F733B5" w:rsidP="00F733B5">
      <w:pPr>
        <w:pBdr>
          <w:top w:val="nil"/>
          <w:left w:val="nil"/>
          <w:bottom w:val="nil"/>
          <w:right w:val="nil"/>
          <w:between w:val="nil"/>
        </w:pBdr>
        <w:spacing w:line="276" w:lineRule="auto"/>
        <w:jc w:val="both"/>
        <w:rPr>
          <w:ins w:id="162" w:author="Microsoft Office User" w:date="2020-05-11T11:15:00Z"/>
          <w:rFonts w:ascii="Arial" w:eastAsia="Arial" w:hAnsi="Arial" w:cs="Arial"/>
          <w:sz w:val="22"/>
          <w:szCs w:val="22"/>
        </w:rPr>
      </w:pPr>
      <w:ins w:id="163" w:author="Microsoft Office User" w:date="2020-05-11T11:15:00Z">
        <w:r w:rsidRPr="00580022">
          <w:rPr>
            <w:rFonts w:ascii="Arial" w:eastAsia="Arial" w:hAnsi="Arial" w:cs="Arial"/>
            <w:sz w:val="22"/>
            <w:szCs w:val="22"/>
          </w:rPr>
          <w:t xml:space="preserve">The RNA integrity (RNA Integrity Score ≥ 8) and quantity was determined on the Agilent 2100 Bioanalyzer (Agilent; Palo Alto, CA, USA). As ribosomal RNA comprises the vast majority of the extracted RNA population, depletion of these molecules through </w:t>
        </w:r>
        <w:proofErr w:type="spellStart"/>
        <w:r w:rsidRPr="00580022">
          <w:rPr>
            <w:rFonts w:ascii="Arial" w:eastAsia="Arial" w:hAnsi="Arial" w:cs="Arial"/>
            <w:sz w:val="22"/>
            <w:szCs w:val="22"/>
          </w:rPr>
          <w:t>RiboZero</w:t>
        </w:r>
        <w:proofErr w:type="spellEnd"/>
        <w:r w:rsidRPr="00580022">
          <w:rPr>
            <w:rFonts w:ascii="Arial" w:eastAsia="Arial" w:hAnsi="Arial" w:cs="Arial"/>
            <w:sz w:val="22"/>
            <w:szCs w:val="22"/>
          </w:rPr>
          <w:t xml:space="preserve">-based rRNA depletion was used in efforts to increase the coverage of mRNA and to reduce rRNA reads. For this mRNA enrichment, the Illumina's </w:t>
        </w:r>
        <w:proofErr w:type="spellStart"/>
        <w:r w:rsidRPr="00580022">
          <w:rPr>
            <w:rFonts w:ascii="Arial" w:eastAsia="Arial" w:hAnsi="Arial" w:cs="Arial"/>
            <w:sz w:val="22"/>
            <w:szCs w:val="22"/>
          </w:rPr>
          <w:t>RiboZeroTMProkaryotic</w:t>
        </w:r>
        <w:proofErr w:type="spellEnd"/>
        <w:r w:rsidRPr="00580022">
          <w:rPr>
            <w:rFonts w:ascii="Arial" w:eastAsia="Arial" w:hAnsi="Arial" w:cs="Arial"/>
            <w:sz w:val="22"/>
            <w:szCs w:val="22"/>
          </w:rPr>
          <w:t xml:space="preserve"> kit was used according to manufacturer's instructions. Briefly, 2µg of total RNA samples was hybridized with prokaryotic rRNA sequence-specific 5′-biotin labeled oligonucleotide probes to selectively deplete large rRNA molecules from total RNA. Then, these rRNA-hybridized, biotinylated probes were removed from the sample with streptavidin-coated magnetic beads. The final </w:t>
        </w:r>
        <w:proofErr w:type="spellStart"/>
        <w:r w:rsidRPr="00580022">
          <w:rPr>
            <w:rFonts w:ascii="Arial" w:eastAsia="Arial" w:hAnsi="Arial" w:cs="Arial"/>
            <w:sz w:val="22"/>
            <w:szCs w:val="22"/>
          </w:rPr>
          <w:t>RiboZeroTMRNA</w:t>
        </w:r>
        <w:proofErr w:type="spellEnd"/>
        <w:r w:rsidRPr="00580022">
          <w:rPr>
            <w:rFonts w:ascii="Arial" w:eastAsia="Arial" w:hAnsi="Arial" w:cs="Arial"/>
            <w:sz w:val="22"/>
            <w:szCs w:val="22"/>
          </w:rPr>
          <w:t xml:space="preserve"> sample was subjected to thermal mRNA fragmentation using Elute, Prime, and fragment Mix from the Illumina </w:t>
        </w:r>
        <w:proofErr w:type="spellStart"/>
        <w:r w:rsidRPr="00580022">
          <w:rPr>
            <w:rFonts w:ascii="Arial" w:eastAsia="Arial" w:hAnsi="Arial" w:cs="Arial"/>
            <w:sz w:val="22"/>
            <w:szCs w:val="22"/>
          </w:rPr>
          <w:t>TruSeq</w:t>
        </w:r>
        <w:proofErr w:type="spellEnd"/>
        <w:r w:rsidRPr="00580022">
          <w:rPr>
            <w:rFonts w:ascii="Arial" w:eastAsia="Arial" w:hAnsi="Arial" w:cs="Arial"/>
            <w:sz w:val="22"/>
            <w:szCs w:val="22"/>
          </w:rPr>
          <w:t xml:space="preserve"> stranded total RNA sample preparation kit (Low-Throughput protocol). The fragmented mRNA samples were subjected to cDNA synthesis using the Illumina </w:t>
        </w:r>
        <w:proofErr w:type="spellStart"/>
        <w:r w:rsidRPr="00580022">
          <w:rPr>
            <w:rFonts w:ascii="Arial" w:eastAsia="Arial" w:hAnsi="Arial" w:cs="Arial"/>
            <w:sz w:val="22"/>
            <w:szCs w:val="22"/>
          </w:rPr>
          <w:t>TruSeq</w:t>
        </w:r>
        <w:proofErr w:type="spellEnd"/>
        <w:r w:rsidRPr="00580022">
          <w:rPr>
            <w:rFonts w:ascii="Arial" w:eastAsia="Arial" w:hAnsi="Arial" w:cs="Arial"/>
            <w:sz w:val="22"/>
            <w:szCs w:val="22"/>
          </w:rPr>
          <w:t xml:space="preserve"> stranded total RNA sample preparation kit (Low-Throughput protocol) according to manufacturer's protocol. Briefly, cDNA was synthesized from enriched and fragmented RNA using </w:t>
        </w:r>
        <w:proofErr w:type="spellStart"/>
        <w:r w:rsidRPr="00580022">
          <w:rPr>
            <w:rFonts w:ascii="Arial" w:eastAsia="Arial" w:hAnsi="Arial" w:cs="Arial"/>
            <w:sz w:val="22"/>
            <w:szCs w:val="22"/>
          </w:rPr>
          <w:t>SuperScript</w:t>
        </w:r>
        <w:proofErr w:type="spellEnd"/>
        <w:r w:rsidRPr="00580022">
          <w:rPr>
            <w:rFonts w:ascii="Arial" w:eastAsia="Arial" w:hAnsi="Arial" w:cs="Arial"/>
            <w:sz w:val="22"/>
            <w:szCs w:val="22"/>
          </w:rPr>
          <w:t xml:space="preserve"> III Reverse Transcriptase (Invitrogen) and SRA RT primer (Illumina). The cDNA was further converted into double stranded DNA using the reagents supplied in the kit, and the resulting dsDNA was used for library preparation. To this end, cDNA fragments were end-repaired and phosphorylated, followed by adenylation of 3′ends and adapter ligation. Twelve cycles of PCR amplification were then performed, and the library was finally purified with </w:t>
        </w:r>
        <w:proofErr w:type="spellStart"/>
        <w:r w:rsidRPr="00580022">
          <w:rPr>
            <w:rFonts w:ascii="Arial" w:eastAsia="Arial" w:hAnsi="Arial" w:cs="Arial"/>
            <w:sz w:val="22"/>
            <w:szCs w:val="22"/>
          </w:rPr>
          <w:t>AMPure</w:t>
        </w:r>
        <w:proofErr w:type="spellEnd"/>
        <w:r w:rsidRPr="00580022">
          <w:rPr>
            <w:rFonts w:ascii="Arial" w:eastAsia="Arial" w:hAnsi="Arial" w:cs="Arial"/>
            <w:sz w:val="22"/>
            <w:szCs w:val="22"/>
          </w:rPr>
          <w:t xml:space="preserve"> beads (Beckman Coulter) as per the manufacturer’s instructions.</w:t>
        </w:r>
      </w:ins>
    </w:p>
    <w:p w14:paraId="07D2027A" w14:textId="77777777" w:rsidR="00F733B5" w:rsidRPr="00580022" w:rsidRDefault="00F733B5" w:rsidP="00F733B5">
      <w:pPr>
        <w:pBdr>
          <w:top w:val="nil"/>
          <w:left w:val="nil"/>
          <w:bottom w:val="nil"/>
          <w:right w:val="nil"/>
          <w:between w:val="nil"/>
        </w:pBdr>
        <w:spacing w:line="276" w:lineRule="auto"/>
        <w:jc w:val="both"/>
        <w:rPr>
          <w:ins w:id="164" w:author="Microsoft Office User" w:date="2020-05-11T11:15:00Z"/>
          <w:rFonts w:ascii="Arial" w:eastAsia="Arial" w:hAnsi="Arial" w:cs="Arial"/>
          <w:sz w:val="22"/>
          <w:szCs w:val="22"/>
        </w:rPr>
      </w:pPr>
      <w:ins w:id="165" w:author="Microsoft Office User" w:date="2020-05-11T11:15:00Z">
        <w:r w:rsidRPr="00580022">
          <w:rPr>
            <w:rFonts w:ascii="Arial" w:eastAsia="Arial" w:hAnsi="Arial" w:cs="Arial"/>
            <w:sz w:val="22"/>
            <w:szCs w:val="22"/>
          </w:rPr>
          <w:t xml:space="preserve"> </w:t>
        </w:r>
      </w:ins>
    </w:p>
    <w:p w14:paraId="1EB5B98B" w14:textId="77777777" w:rsidR="00F733B5" w:rsidRPr="00580022" w:rsidRDefault="00F733B5" w:rsidP="00F733B5">
      <w:pPr>
        <w:pBdr>
          <w:top w:val="nil"/>
          <w:left w:val="nil"/>
          <w:bottom w:val="nil"/>
          <w:right w:val="nil"/>
          <w:between w:val="nil"/>
        </w:pBdr>
        <w:spacing w:line="276" w:lineRule="auto"/>
        <w:jc w:val="both"/>
        <w:rPr>
          <w:ins w:id="166" w:author="Microsoft Office User" w:date="2020-05-11T11:15:00Z"/>
          <w:rFonts w:ascii="Arial" w:hAnsi="Arial" w:cs="Arial"/>
          <w:sz w:val="22"/>
          <w:szCs w:val="22"/>
        </w:rPr>
      </w:pPr>
      <w:ins w:id="167" w:author="Microsoft Office User" w:date="2020-05-11T11:15:00Z">
        <w:r w:rsidRPr="00580022">
          <w:rPr>
            <w:rFonts w:ascii="Arial" w:eastAsia="Arial" w:hAnsi="Arial" w:cs="Arial"/>
            <w:sz w:val="22"/>
            <w:szCs w:val="22"/>
          </w:rPr>
          <w:t xml:space="preserve">The resulting libraries were quality-controlled on a </w:t>
        </w:r>
        <w:proofErr w:type="spellStart"/>
        <w:r w:rsidRPr="00580022">
          <w:rPr>
            <w:rFonts w:ascii="Arial" w:eastAsia="Arial" w:hAnsi="Arial" w:cs="Arial"/>
            <w:sz w:val="22"/>
            <w:szCs w:val="22"/>
          </w:rPr>
          <w:t>Bioanalyser</w:t>
        </w:r>
        <w:proofErr w:type="spellEnd"/>
        <w:r w:rsidRPr="00580022">
          <w:rPr>
            <w:rFonts w:ascii="Arial" w:eastAsia="Arial" w:hAnsi="Arial" w:cs="Arial"/>
            <w:sz w:val="22"/>
            <w:szCs w:val="22"/>
          </w:rPr>
          <w:t xml:space="preserve"> DNA1000 chip (Agilent). The bar-coded cDNA libraries were pooled together in equal concentrations in one pool before sequencing on Illumina HiSeq4000 using the </w:t>
        </w:r>
        <w:proofErr w:type="spellStart"/>
        <w:r w:rsidRPr="00580022">
          <w:rPr>
            <w:rFonts w:ascii="Arial" w:eastAsia="Arial" w:hAnsi="Arial" w:cs="Arial"/>
            <w:sz w:val="22"/>
            <w:szCs w:val="22"/>
          </w:rPr>
          <w:t>TruSeq</w:t>
        </w:r>
        <w:proofErr w:type="spellEnd"/>
        <w:r w:rsidRPr="00580022">
          <w:rPr>
            <w:rFonts w:ascii="Arial" w:eastAsia="Arial" w:hAnsi="Arial" w:cs="Arial"/>
            <w:sz w:val="22"/>
            <w:szCs w:val="22"/>
          </w:rPr>
          <w:t xml:space="preserve"> PE Cluster Generation Kit and </w:t>
        </w:r>
        <w:proofErr w:type="spellStart"/>
        <w:r w:rsidRPr="00580022">
          <w:rPr>
            <w:rFonts w:ascii="Arial" w:eastAsia="Arial" w:hAnsi="Arial" w:cs="Arial"/>
            <w:sz w:val="22"/>
            <w:szCs w:val="22"/>
          </w:rPr>
          <w:t>TruSeq</w:t>
        </w:r>
        <w:proofErr w:type="spellEnd"/>
        <w:r w:rsidRPr="00580022">
          <w:rPr>
            <w:rFonts w:ascii="Arial" w:eastAsia="Arial" w:hAnsi="Arial" w:cs="Arial"/>
            <w:sz w:val="22"/>
            <w:szCs w:val="22"/>
          </w:rPr>
          <w:t xml:space="preserve"> SBS Kit. Data were processed with the Illumina Pipeline Software v2.1.</w:t>
        </w:r>
      </w:ins>
    </w:p>
    <w:p w14:paraId="06E66A41" w14:textId="77777777" w:rsidR="00F733B5" w:rsidRPr="00580022" w:rsidRDefault="00F733B5" w:rsidP="001E06A4">
      <w:pPr>
        <w:pBdr>
          <w:top w:val="nil"/>
          <w:left w:val="nil"/>
          <w:bottom w:val="nil"/>
          <w:right w:val="nil"/>
          <w:between w:val="nil"/>
        </w:pBdr>
        <w:spacing w:line="276" w:lineRule="auto"/>
        <w:jc w:val="both"/>
        <w:rPr>
          <w:rFonts w:ascii="Arial" w:eastAsia="Arial" w:hAnsi="Arial" w:cs="Arial"/>
          <w:sz w:val="22"/>
          <w:szCs w:val="22"/>
        </w:rPr>
      </w:pPr>
    </w:p>
    <w:p w14:paraId="1E634224" w14:textId="77777777" w:rsidR="0032466F" w:rsidRPr="00580022" w:rsidRDefault="006F2E59" w:rsidP="001E06A4">
      <w:pPr>
        <w:pStyle w:val="Heading2"/>
        <w:spacing w:line="276" w:lineRule="auto"/>
        <w:jc w:val="both"/>
        <w:rPr>
          <w:highlight w:val="white"/>
        </w:rPr>
      </w:pPr>
      <w:bookmarkStart w:id="168" w:name="_Toc12888214"/>
      <w:r w:rsidRPr="00580022">
        <w:rPr>
          <w:highlight w:val="white"/>
        </w:rPr>
        <w:t xml:space="preserve">Dual </w:t>
      </w:r>
      <w:proofErr w:type="spellStart"/>
      <w:r w:rsidRPr="00580022">
        <w:rPr>
          <w:highlight w:val="white"/>
        </w:rPr>
        <w:t>RNAseq</w:t>
      </w:r>
      <w:proofErr w:type="spellEnd"/>
      <w:r w:rsidRPr="00580022">
        <w:rPr>
          <w:highlight w:val="white"/>
        </w:rPr>
        <w:t xml:space="preserve"> data analysis</w:t>
      </w:r>
      <w:bookmarkEnd w:id="168"/>
    </w:p>
    <w:p w14:paraId="60ED29DB" w14:textId="41EED511" w:rsidR="0032466F" w:rsidRPr="00580022" w:rsidRDefault="006F2E59" w:rsidP="001E06A4">
      <w:pPr>
        <w:spacing w:line="276" w:lineRule="auto"/>
        <w:jc w:val="both"/>
        <w:rPr>
          <w:rFonts w:ascii="Arial" w:eastAsia="Arial" w:hAnsi="Arial" w:cs="Arial"/>
          <w:sz w:val="22"/>
          <w:szCs w:val="22"/>
        </w:rPr>
      </w:pPr>
      <w:proofErr w:type="spellStart"/>
      <w:r w:rsidRPr="00580022">
        <w:rPr>
          <w:rFonts w:ascii="Arial" w:eastAsia="Arial" w:hAnsi="Arial" w:cs="Arial"/>
          <w:sz w:val="22"/>
          <w:szCs w:val="22"/>
        </w:rPr>
        <w:t>RNAseq</w:t>
      </w:r>
      <w:proofErr w:type="spellEnd"/>
      <w:r w:rsidRPr="00580022">
        <w:rPr>
          <w:rFonts w:ascii="Arial" w:eastAsia="Arial" w:hAnsi="Arial" w:cs="Arial"/>
          <w:sz w:val="22"/>
          <w:szCs w:val="22"/>
        </w:rPr>
        <w:t xml:space="preserve"> reads from mono-cultures were directly aligned to the genome assembly of the corresponding species. To check for reads cross mapping, we first attempted to map </w:t>
      </w:r>
      <w:r w:rsidRPr="00580022">
        <w:rPr>
          <w:rFonts w:ascii="Arial" w:eastAsia="Arial" w:hAnsi="Arial" w:cs="Arial"/>
          <w:i/>
          <w:sz w:val="22"/>
          <w:szCs w:val="22"/>
        </w:rPr>
        <w:t>V. cholerae</w:t>
      </w:r>
      <w:r w:rsidRPr="00580022">
        <w:rPr>
          <w:rFonts w:ascii="Arial" w:eastAsia="Arial" w:hAnsi="Arial" w:cs="Arial"/>
          <w:sz w:val="22"/>
          <w:szCs w:val="22"/>
        </w:rPr>
        <w:t xml:space="preserve"> reads against ETEC genome assembly and vice versa. In either case, the percentage of mapped reads was &lt; 2% (Figure S2) indicating minimal cross-mapping between the two species. Following, we constructed an artificial genome assembly of both </w:t>
      </w:r>
      <w:r w:rsidRPr="00580022">
        <w:rPr>
          <w:rFonts w:ascii="Arial" w:eastAsia="Arial" w:hAnsi="Arial" w:cs="Arial"/>
          <w:i/>
          <w:sz w:val="22"/>
          <w:szCs w:val="22"/>
        </w:rPr>
        <w:t>V. cholerae</w:t>
      </w:r>
      <w:r w:rsidRPr="00580022">
        <w:rPr>
          <w:rFonts w:ascii="Arial" w:eastAsia="Arial" w:hAnsi="Arial" w:cs="Arial"/>
          <w:sz w:val="22"/>
          <w:szCs w:val="22"/>
        </w:rPr>
        <w:t xml:space="preserve"> and ETEC combined, </w:t>
      </w:r>
      <w:r w:rsidRPr="00580022">
        <w:rPr>
          <w:rFonts w:ascii="Arial" w:eastAsia="Arial" w:hAnsi="Arial" w:cs="Arial"/>
          <w:sz w:val="22"/>
          <w:szCs w:val="22"/>
        </w:rPr>
        <w:lastRenderedPageBreak/>
        <w:t>i.e. representing the co-culture as a single entity by merging the genome assemblies of the two species. PATRIC</w:t>
      </w:r>
      <w:r w:rsidR="00AC56A9" w:rsidRPr="00580022">
        <w:rPr>
          <w:rFonts w:ascii="Arial" w:eastAsia="Arial" w:hAnsi="Arial" w:cs="Arial"/>
          <w:sz w:val="22"/>
          <w:szCs w:val="22"/>
        </w:rPr>
        <w:fldChar w:fldCharType="begin">
          <w:fldData xml:space="preserve">PEVuZE5vdGU+PENpdGU+PEF1dGhvcj5XYXR0YW08L0F1dGhvcj48WWVhcj4yMDE3PC9ZZWFyPjxS
ZWNOdW0+Nzk8L1JlY051bT48RGlzcGxheVRleHQ+PHN0eWxlIGZhY2U9InN1cGVyc2NyaXB0Ij4z
PC9zdHlsZT48L0Rpc3BsYXlUZXh0PjxyZWNvcmQ+PHJlYy1udW1iZXI+Nzk8L3JlYy1udW1iZXI+
PGZvcmVpZ24ta2V5cz48a2V5IGFwcD0iRU4iIGRiLWlkPSJ0dmRkOWR0ZTVkeHcwb2V6enNucHJh
OWZ2ZTVmOWY1ejJmOTAiIHRpbWVzdGFtcD0iMTU0OTI2ODc2NiI+Nzk8L2tleT48L2ZvcmVpZ24t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PEVuZE5vdGU+PENpdGU+PEF1dGhvcj5XYXR0YW08L0F1dGhvcj48WWVhcj4yMDE3PC9ZZWFyPjxS
ZWNOdW0+Nzk8L1JlY051bT48RGlzcGxheVRleHQ+PHN0eWxlIGZhY2U9InN1cGVyc2NyaXB0Ij4z
PC9zdHlsZT48L0Rpc3BsYXlUZXh0PjxyZWNvcmQ+PHJlYy1udW1iZXI+Nzk8L3JlYy1udW1iZXI+
PGZvcmVpZ24ta2V5cz48a2V5IGFwcD0iRU4iIGRiLWlkPSJ0dmRkOWR0ZTVkeHcwb2V6enNucHJh
OWZ2ZTVmOWY1ejJmOTAiIHRpbWVzdGFtcD0iMTU0OTI2ODc2NiI+Nzk8L2tleT48L2ZvcmVpZ24t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was used for annotation of the merged genome assembly. </w:t>
      </w:r>
      <w:r w:rsidRPr="00580022">
        <w:rPr>
          <w:rFonts w:ascii="Arial" w:eastAsia="Arial" w:hAnsi="Arial" w:cs="Arial"/>
          <w:i/>
          <w:sz w:val="22"/>
          <w:szCs w:val="22"/>
        </w:rPr>
        <w:t>V. cholerae</w:t>
      </w:r>
      <w:r w:rsidRPr="00580022">
        <w:rPr>
          <w:rFonts w:ascii="Arial" w:eastAsia="Arial" w:hAnsi="Arial" w:cs="Arial"/>
          <w:sz w:val="22"/>
          <w:szCs w:val="22"/>
        </w:rPr>
        <w:t xml:space="preserve"> and ETEC reads from the co-culture were then each separately aligned against the merged genome assembly and read counts were computed, i.e. we sequenced and annotated the genome sequences from the single and dual cultures using the same assembly and annotation pipeline to avoid differential gene calling. Although all strains used in this study (</w:t>
      </w:r>
      <w:r w:rsidRPr="00580022">
        <w:rPr>
          <w:rFonts w:ascii="Arial" w:eastAsia="Arial" w:hAnsi="Arial" w:cs="Arial"/>
          <w:i/>
          <w:sz w:val="22"/>
          <w:szCs w:val="22"/>
        </w:rPr>
        <w:t>V. cholerae</w:t>
      </w:r>
      <w:r w:rsidRPr="00580022">
        <w:rPr>
          <w:rFonts w:ascii="Arial" w:eastAsia="Arial" w:hAnsi="Arial" w:cs="Arial"/>
          <w:sz w:val="22"/>
          <w:szCs w:val="22"/>
        </w:rPr>
        <w:t xml:space="preserve"> V52, ETEC E36 &amp; E616) are clinical isolates that have been sequenced and characterized before</w:t>
      </w:r>
      <w:r w:rsidR="00AC56A9" w:rsidRPr="00580022">
        <w:rPr>
          <w:rFonts w:ascii="Arial" w:eastAsia="Arial" w:hAnsi="Arial" w:cs="Arial"/>
          <w:sz w:val="22"/>
          <w:szCs w:val="22"/>
        </w:rPr>
        <w:fldChar w:fldCharType="begin">
          <w:fldData xml:space="preserve">PEVuZE5vdGU+PENpdGU+PEF1dGhvcj52b24gTWVudHplcjwvQXV0aG9yPjxZZWFyPjIwMTQ8L1ll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PEVuZE5vdGU+PENpdGU+PEF1dGhvcj52b24gTWVudHplcjwvQXV0aG9yPjxZZWFyPjIwMTQ8L1ll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28,29</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we have generated new assemblies and annotations to subject the mono- and co-culture transcriptomes to the same processing and annotation pipelines. </w:t>
      </w:r>
    </w:p>
    <w:p w14:paraId="056B9B0B"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1A7D3A63" w14:textId="55A44DDF"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For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genome assembly, 3674 unique PATRIC ID mapped to 2964 unique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In order to do differential expression analysis between the genome assemblies generated from the mono cultures and the co-cultures, we aggregated genes by their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Members of a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are believed to implement the same function, they are believed to derive from a common ancestor, and they can be globally aligned</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&lt;EndNote&gt;&lt;Cite&gt;&lt;Author&gt;Meyer&lt;/Author&gt;&lt;Year&gt;2009&lt;/Year&gt;&lt;RecNum&gt;193&lt;/RecNum&gt;&lt;DisplayText&gt;&lt;style face="superscript"&gt;30&lt;/style&gt;&lt;/DisplayText&gt;&lt;record&gt;&lt;rec-number&gt;193&lt;/rec-number&gt;&lt;foreign-keys&gt;&lt;key app="EN" db-id="tvdd9dte5dxw0oezzsnpra9fve5f9f5z2f90" timestamp="1549358826"&gt;193&lt;/key&gt;&lt;/foreign-keys&gt;&lt;ref-type name="Journal Article"&gt;17&lt;/ref-type&gt;&lt;contributors&gt;&lt;authors&gt;&lt;author&gt;Meyer, F.&lt;/author&gt;&lt;author&gt;Overbeek, R.&lt;/author&gt;&lt;author&gt;Rodriguez, A.&lt;/author&gt;&lt;/authors&gt;&lt;/contributors&gt;&lt;auth-address&gt;Mathematics and Computer Science Division, Argonne National Laboratory, Argonne, USA. folker@anl.gov&lt;/auth-address&gt;&lt;titles&gt;&lt;title&gt;FIGfams: yet another set of protein families&lt;/title&gt;&lt;secondary-title&gt;Nucleic Acids Res&lt;/secondary-title&gt;&lt;/titles&gt;&lt;periodical&gt;&lt;full-title&gt;Nucleic Acids Res&lt;/full-title&gt;&lt;/periodical&gt;&lt;pages&gt;6643-54&lt;/pages&gt;&lt;volume&gt;37&lt;/volume&gt;&lt;number&gt;20&lt;/number&gt;&lt;edition&gt;2009/09/19&lt;/edition&gt;&lt;keywords&gt;&lt;keyword&gt;Archaeal Proteins/classification&lt;/keyword&gt;&lt;keyword&gt;Bacterial Proteins/classification&lt;/keyword&gt;&lt;keyword&gt;Proteins/*classification/genetics&lt;/keyword&gt;&lt;keyword&gt;Ribosomal Proteins/classification&lt;/keyword&gt;&lt;keyword&gt;*Software&lt;/keyword&gt;&lt;/keywords&gt;&lt;dates&gt;&lt;year&gt;2009&lt;/year&gt;&lt;pub-dates&gt;&lt;date&gt;Nov&lt;/date&gt;&lt;/pub-dates&gt;&lt;/dates&gt;&lt;isbn&gt;1362-4962 (Electronic)&amp;#xD;0305-1048 (Linking)&lt;/isbn&gt;&lt;accession-num&gt;19762480&lt;/accession-num&gt;&lt;urls&gt;&lt;related-urls&gt;&lt;url&gt;https://www.ncbi.nlm.nih.gov/pubmed/19762480&lt;/url&gt;&lt;/related-urls&gt;&lt;/urls&gt;&lt;custom2&gt;PMC2777423&lt;/custom2&gt;&lt;electronic-resource-num&gt;10.1093/nar/gkp698&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30</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We wanted to see if there are specific functions that will be significantly altered between the two culture conditions especially that the sequence identity between ETEC and </w:t>
      </w:r>
      <w:r w:rsidRPr="00580022">
        <w:rPr>
          <w:rFonts w:ascii="Arial" w:eastAsia="Arial" w:hAnsi="Arial" w:cs="Arial"/>
          <w:i/>
          <w:sz w:val="22"/>
          <w:szCs w:val="22"/>
        </w:rPr>
        <w:t>V. cholerae</w:t>
      </w:r>
      <w:r w:rsidRPr="00580022">
        <w:rPr>
          <w:rFonts w:ascii="Arial" w:eastAsia="Arial" w:hAnsi="Arial" w:cs="Arial"/>
          <w:sz w:val="22"/>
          <w:szCs w:val="22"/>
        </w:rPr>
        <w:t xml:space="preserve"> </w:t>
      </w:r>
      <w:r w:rsidR="00AC56A9" w:rsidRPr="00580022">
        <w:rPr>
          <w:rFonts w:ascii="Arial" w:eastAsia="Arial" w:hAnsi="Arial" w:cs="Arial"/>
          <w:sz w:val="22"/>
          <w:szCs w:val="22"/>
        </w:rPr>
        <w:t>is around</w:t>
      </w:r>
      <w:r w:rsidRPr="00580022">
        <w:rPr>
          <w:rFonts w:ascii="Arial" w:eastAsia="Arial" w:hAnsi="Arial" w:cs="Arial"/>
          <w:sz w:val="22"/>
          <w:szCs w:val="22"/>
        </w:rPr>
        <w:t xml:space="preserve"> 80%</w:t>
      </w:r>
      <w:r w:rsidR="00AC56A9" w:rsidRPr="00580022">
        <w:rPr>
          <w:rFonts w:ascii="Arial" w:eastAsia="Arial" w:hAnsi="Arial" w:cs="Arial"/>
          <w:sz w:val="22"/>
          <w:szCs w:val="22"/>
        </w:rPr>
        <w:fldChar w:fldCharType="begin">
          <w:fldData xml:space="preserve">PEVuZE5vdGU+PENpdGU+PEF1dGhvcj5DaGFvPC9BdXRob3I+PFllYXI+MjAxMzwvWWVhcj48UmVj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PEVuZE5vdGU+PENpdGU+PEF1dGhvcj5DaGFvPC9BdXRob3I+PFllYXI+MjAxMzwvWWVhcj48UmVj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7</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were aggregated by keeping the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 with the maximum value of raw read counts across all replicates from both the mono- and co-cultures. Co-culture transcriptomic data clustered independently from mono-cultures by PCA (Figure S3)</w:t>
      </w:r>
      <w:r w:rsidR="00AC56A9" w:rsidRPr="00580022">
        <w:rPr>
          <w:rFonts w:ascii="Arial" w:eastAsia="Arial" w:hAnsi="Arial" w:cs="Arial"/>
          <w:sz w:val="22"/>
          <w:szCs w:val="22"/>
        </w:rPr>
        <w:t xml:space="preserve">. </w:t>
      </w:r>
    </w:p>
    <w:p w14:paraId="5135B25E"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1408A827"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i/>
          <w:sz w:val="22"/>
          <w:szCs w:val="22"/>
          <w:u w:val="single"/>
        </w:rPr>
        <w:t xml:space="preserve">V. cholerae </w:t>
      </w:r>
      <w:r w:rsidRPr="00580022">
        <w:rPr>
          <w:rFonts w:ascii="Arial" w:eastAsia="Arial" w:hAnsi="Arial" w:cs="Arial"/>
          <w:sz w:val="22"/>
          <w:szCs w:val="22"/>
          <w:u w:val="single"/>
        </w:rPr>
        <w:t>V52</w:t>
      </w:r>
      <w:r w:rsidRPr="00580022">
        <w:rPr>
          <w:rFonts w:ascii="Arial" w:hAnsi="Arial" w:cs="Arial"/>
          <w:sz w:val="16"/>
          <w:szCs w:val="16"/>
        </w:rPr>
        <w:t xml:space="preserve"> </w:t>
      </w:r>
      <w:r w:rsidRPr="00580022">
        <w:rPr>
          <w:rFonts w:ascii="Arial" w:eastAsia="Arial" w:hAnsi="Arial" w:cs="Arial"/>
          <w:sz w:val="22"/>
          <w:szCs w:val="22"/>
          <w:u w:val="single"/>
        </w:rPr>
        <w:t>co-culture with ETEC E</w:t>
      </w:r>
      <w:proofErr w:type="gramStart"/>
      <w:r w:rsidRPr="00580022">
        <w:rPr>
          <w:rFonts w:ascii="Arial" w:eastAsia="Arial" w:hAnsi="Arial" w:cs="Arial"/>
          <w:sz w:val="22"/>
          <w:szCs w:val="22"/>
          <w:u w:val="single"/>
        </w:rPr>
        <w:t>36</w:t>
      </w:r>
      <w:r w:rsidRPr="00580022">
        <w:rPr>
          <w:rFonts w:ascii="Arial" w:hAnsi="Arial" w:cs="Arial"/>
          <w:sz w:val="16"/>
          <w:szCs w:val="16"/>
        </w:rPr>
        <w:t xml:space="preserve"> </w:t>
      </w:r>
      <w:r w:rsidRPr="00580022">
        <w:rPr>
          <w:rFonts w:ascii="Arial" w:eastAsia="Arial" w:hAnsi="Arial" w:cs="Arial"/>
          <w:sz w:val="22"/>
          <w:szCs w:val="22"/>
        </w:rPr>
        <w:t>:</w:t>
      </w:r>
      <w:proofErr w:type="gramEnd"/>
    </w:p>
    <w:p w14:paraId="2B279824"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For the merged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V52/ETEC E36 genome assembly, 9418 unique PATRIC ID mapped to 5437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The final count matrix had 2931 unique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which were used for downstream analysis and differential expression analysis. Overall, 20% of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quantifiable transcriptome was perturbed in response to addition of ETEC E36 to the co-culture. In particular, 431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(15%, mapped to 458 genes) were significantly upregulated (FDR &lt; 0.1, </w:t>
      </w:r>
      <w:proofErr w:type="spellStart"/>
      <w:r w:rsidRPr="00580022">
        <w:rPr>
          <w:rFonts w:ascii="Arial" w:eastAsia="Arial" w:hAnsi="Arial" w:cs="Arial"/>
          <w:sz w:val="22"/>
          <w:szCs w:val="22"/>
        </w:rPr>
        <w:t>LogFC</w:t>
      </w:r>
      <w:proofErr w:type="spellEnd"/>
      <w:r w:rsidRPr="00580022">
        <w:rPr>
          <w:rFonts w:ascii="Arial" w:eastAsia="Arial" w:hAnsi="Arial" w:cs="Arial"/>
          <w:sz w:val="22"/>
          <w:szCs w:val="22"/>
        </w:rPr>
        <w:t xml:space="preserve"> more than 1) in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when co-cultured with ETEC E36 relative to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monoculture while 137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(5%, mapped to 138 genes) were significantly downregulated (Table S10). Differentially expressed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were significantly enriched in diverse metabolic processes, particularly, amino acid metabolism e.g. tyrosine and L-phenylalanine (P value &lt; 0.01, odds ratio &gt; 10) (Figure 5A, Table S10). </w:t>
      </w:r>
    </w:p>
    <w:p w14:paraId="29046ADB"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29841BDE"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i/>
          <w:sz w:val="22"/>
          <w:szCs w:val="22"/>
          <w:u w:val="single"/>
        </w:rPr>
        <w:t xml:space="preserve">V. cholerae </w:t>
      </w:r>
      <w:r w:rsidRPr="00580022">
        <w:rPr>
          <w:rFonts w:ascii="Arial" w:eastAsia="Arial" w:hAnsi="Arial" w:cs="Arial"/>
          <w:sz w:val="22"/>
          <w:szCs w:val="22"/>
          <w:u w:val="single"/>
        </w:rPr>
        <w:t>V52co-culture with ETEC E616</w:t>
      </w:r>
      <w:r w:rsidRPr="00580022">
        <w:rPr>
          <w:rFonts w:ascii="Arial" w:eastAsia="Arial" w:hAnsi="Arial" w:cs="Arial"/>
          <w:sz w:val="22"/>
          <w:szCs w:val="22"/>
        </w:rPr>
        <w:t>:</w:t>
      </w:r>
    </w:p>
    <w:p w14:paraId="4C2DD1FD"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For the merged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and ETEC E616 genome assembly, 9679 unique PATRIC ID mapped to 5437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The final count matrix had 2935 unique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which were used for downstream analysis and differential expression analysis. 495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(17%) were significantly upregulated (FDR &lt; 0.1, </w:t>
      </w:r>
      <w:proofErr w:type="spellStart"/>
      <w:r w:rsidRPr="00580022">
        <w:rPr>
          <w:rFonts w:ascii="Arial" w:eastAsia="Arial" w:hAnsi="Arial" w:cs="Arial"/>
          <w:sz w:val="22"/>
          <w:szCs w:val="22"/>
        </w:rPr>
        <w:t>logFC</w:t>
      </w:r>
      <w:proofErr w:type="spellEnd"/>
      <w:r w:rsidRPr="00580022">
        <w:rPr>
          <w:rFonts w:ascii="Arial" w:eastAsia="Arial" w:hAnsi="Arial" w:cs="Arial"/>
          <w:sz w:val="22"/>
          <w:szCs w:val="22"/>
        </w:rPr>
        <w:t xml:space="preserve"> more than 1) in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when co-cultured with ETEC E616 relative to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monoculture while 106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(4%) were significantly downregulated (Table S9). Differentially expressed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were significantly enriched in diverse metabolic processes, carbohydrate metabolic processes (P value &lt; 0.05, odds ratio = 2.630409) (Figure 5B, Table S9). </w:t>
      </w:r>
    </w:p>
    <w:p w14:paraId="14DDB58C"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188A7F26" w14:textId="77777777" w:rsidR="0032466F" w:rsidRPr="00580022" w:rsidRDefault="006F2E59" w:rsidP="001E06A4">
      <w:pPr>
        <w:spacing w:line="276" w:lineRule="auto"/>
        <w:jc w:val="both"/>
        <w:rPr>
          <w:rFonts w:ascii="Arial" w:eastAsia="Arial" w:hAnsi="Arial" w:cs="Arial"/>
          <w:sz w:val="22"/>
          <w:szCs w:val="22"/>
          <w:u w:val="single"/>
        </w:rPr>
      </w:pPr>
      <w:r w:rsidRPr="00580022">
        <w:rPr>
          <w:rFonts w:ascii="Arial" w:eastAsia="Arial" w:hAnsi="Arial" w:cs="Arial"/>
          <w:sz w:val="22"/>
          <w:szCs w:val="22"/>
          <w:u w:val="single"/>
        </w:rPr>
        <w:t xml:space="preserve">ETEC E36 co-culture with </w:t>
      </w:r>
      <w:r w:rsidRPr="00580022">
        <w:rPr>
          <w:rFonts w:ascii="Arial" w:eastAsia="Arial" w:hAnsi="Arial" w:cs="Arial"/>
          <w:i/>
          <w:sz w:val="22"/>
          <w:szCs w:val="22"/>
          <w:u w:val="single"/>
        </w:rPr>
        <w:t xml:space="preserve">V. cholerae </w:t>
      </w:r>
      <w:r w:rsidRPr="00580022">
        <w:rPr>
          <w:rFonts w:ascii="Arial" w:eastAsia="Arial" w:hAnsi="Arial" w:cs="Arial"/>
          <w:sz w:val="22"/>
          <w:szCs w:val="22"/>
          <w:u w:val="single"/>
        </w:rPr>
        <w:t>relative to its mono-culture:</w:t>
      </w:r>
    </w:p>
    <w:p w14:paraId="143C8CA1"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lastRenderedPageBreak/>
        <w:t xml:space="preserve">Only 8% of ETEC E36 quantifiable transcriptome was perturbed and quantified in co-culture with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relative to its monoculture where 3391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had non-zero total read count. Probably this is related to the significantly suppressed growth of ETEC E36 in co-culture with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51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(2%) were significantly downregulated while 247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(7%) were significantly upregulated in E36 co-culture relative to its monoculture (Table S7). E36 differentially expressed genes were significantly enriched in taxis and chemotaxis in line with </w:t>
      </w:r>
      <w:r w:rsidRPr="00580022">
        <w:rPr>
          <w:rFonts w:ascii="Arial" w:eastAsia="Arial" w:hAnsi="Arial" w:cs="Arial"/>
          <w:i/>
          <w:sz w:val="22"/>
          <w:szCs w:val="22"/>
        </w:rPr>
        <w:t>V. cholerae</w:t>
      </w:r>
      <w:r w:rsidRPr="00580022">
        <w:rPr>
          <w:rFonts w:ascii="Arial" w:eastAsia="Arial" w:hAnsi="Arial" w:cs="Arial"/>
          <w:sz w:val="22"/>
          <w:szCs w:val="22"/>
        </w:rPr>
        <w:t>-mediated killing (Figure 5A).</w:t>
      </w:r>
    </w:p>
    <w:p w14:paraId="71EBBC53"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7BA4B30F" w14:textId="77777777" w:rsidR="0032466F" w:rsidRPr="00580022" w:rsidRDefault="006F2E59" w:rsidP="001E06A4">
      <w:pPr>
        <w:spacing w:line="276" w:lineRule="auto"/>
        <w:jc w:val="both"/>
        <w:rPr>
          <w:rFonts w:ascii="Arial" w:eastAsia="Arial" w:hAnsi="Arial" w:cs="Arial"/>
          <w:sz w:val="22"/>
          <w:szCs w:val="22"/>
          <w:u w:val="single"/>
        </w:rPr>
      </w:pPr>
      <w:r w:rsidRPr="00580022">
        <w:rPr>
          <w:rFonts w:ascii="Arial" w:eastAsia="Arial" w:hAnsi="Arial" w:cs="Arial"/>
          <w:sz w:val="22"/>
          <w:szCs w:val="22"/>
          <w:u w:val="single"/>
        </w:rPr>
        <w:t xml:space="preserve">ETEC E616 co-culture with </w:t>
      </w:r>
      <w:r w:rsidRPr="00580022">
        <w:rPr>
          <w:rFonts w:ascii="Arial" w:eastAsia="Arial" w:hAnsi="Arial" w:cs="Arial"/>
          <w:i/>
          <w:sz w:val="22"/>
          <w:szCs w:val="22"/>
          <w:u w:val="single"/>
        </w:rPr>
        <w:t xml:space="preserve">V. cholerae </w:t>
      </w:r>
      <w:r w:rsidRPr="00580022">
        <w:rPr>
          <w:rFonts w:ascii="Arial" w:eastAsia="Arial" w:hAnsi="Arial" w:cs="Arial"/>
          <w:sz w:val="22"/>
          <w:szCs w:val="22"/>
          <w:u w:val="single"/>
        </w:rPr>
        <w:t>relative to its mono-culture:</w:t>
      </w:r>
    </w:p>
    <w:p w14:paraId="787650D7"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32% of ETEC E616 quantifiable transcriptome was perturbed in co-culture with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relative to its monoculture where 3956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had non-zero total read count. 469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(12%) were significantly downregulated while 809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(20%) were significantly upregulated in E616 co-culture relative to its monoculture (Table S8, Figure 5B). </w:t>
      </w:r>
    </w:p>
    <w:p w14:paraId="6E0834D3" w14:textId="77777777" w:rsidR="0032466F" w:rsidRPr="00580022" w:rsidRDefault="006F2E59" w:rsidP="001E06A4">
      <w:pPr>
        <w:spacing w:line="276" w:lineRule="auto"/>
        <w:jc w:val="both"/>
        <w:rPr>
          <w:rFonts w:ascii="Arial" w:eastAsia="Arial" w:hAnsi="Arial" w:cs="Arial"/>
          <w:b/>
          <w:sz w:val="22"/>
          <w:szCs w:val="22"/>
        </w:rPr>
      </w:pPr>
      <w:r w:rsidRPr="00580022">
        <w:rPr>
          <w:rFonts w:ascii="Arial" w:eastAsia="Arial" w:hAnsi="Arial" w:cs="Arial"/>
          <w:b/>
          <w:sz w:val="22"/>
          <w:szCs w:val="22"/>
        </w:rPr>
        <w:t xml:space="preserve"> </w:t>
      </w:r>
    </w:p>
    <w:p w14:paraId="4BDF7212" w14:textId="7828AD49"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GOstats</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&lt;EndNote&gt;&lt;Cite&gt;&lt;Author&gt;Falcon&lt;/Author&gt;&lt;Year&gt;2007&lt;/Year&gt;&lt;RecNum&gt;183&lt;/RecNum&gt;&lt;DisplayText&gt;&lt;style face="superscript"&gt;31&lt;/style&gt;&lt;/DisplayText&gt;&lt;record&gt;&lt;rec-number&gt;183&lt;/rec-number&gt;&lt;foreign-keys&gt;&lt;key app="EN" db-id="tvdd9dte5dxw0oezzsnpra9fve5f9f5z2f90" timestamp="1549282067"&gt;183&lt;/key&gt;&lt;/foreign-keys&gt;&lt;ref-type name="Journal Article"&gt;17&lt;/ref-type&gt;&lt;contributors&gt;&lt;authors&gt;&lt;author&gt;Falcon, S.&lt;/author&gt;&lt;author&gt;Gentleman, R.&lt;/author&gt;&lt;/authors&gt;&lt;/contributors&gt;&lt;auth-address&gt;Fred Hutchison Cancer Research Center, Program Computational Biology,1100 Fairview Avenue North P. O. Box 19024, Seattle, WA 98109, USA. sfalcon@fhcrc.org&lt;/auth-address&gt;&lt;titles&gt;&lt;title&gt;Using GOstats to test gene lists for GO term association&lt;/title&gt;&lt;secondary-title&gt;Bioinformatics&lt;/secondary-title&gt;&lt;/titles&gt;&lt;periodical&gt;&lt;full-title&gt;Bioinformatics&lt;/full-title&gt;&lt;/periodical&gt;&lt;pages&gt;257-8&lt;/pages&gt;&lt;volume&gt;23&lt;/volume&gt;&lt;number&gt;2&lt;/number&gt;&lt;edition&gt;2006/11/14&lt;/edition&gt;&lt;keywords&gt;&lt;keyword&gt;*Algorithms&lt;/keyword&gt;&lt;keyword&gt;Data Interpretation, Statistical&lt;/keyword&gt;&lt;keyword&gt;Database Management Systems&lt;/keyword&gt;&lt;keyword&gt;*Databases, Protein&lt;/keyword&gt;&lt;keyword&gt;Gene Expression Profiling/methods&lt;/keyword&gt;&lt;keyword&gt;Information Storage and Retrieval/*methods&lt;/keyword&gt;&lt;keyword&gt;*Natural Language Processing&lt;/keyword&gt;&lt;keyword&gt;Proteins/chemistry/*classification/metabolism&lt;/keyword&gt;&lt;keyword&gt;*Software&lt;/keyword&gt;&lt;keyword&gt;*Terminology as Topic&lt;/keyword&gt;&lt;/keywords&gt;&lt;dates&gt;&lt;year&gt;2007&lt;/year&gt;&lt;pub-dates&gt;&lt;date&gt;Jan 15&lt;/date&gt;&lt;/pub-dates&gt;&lt;/dates&gt;&lt;isbn&gt;1367-4811 (Electronic)&amp;#xD;1367-4803 (Linking)&lt;/isbn&gt;&lt;accession-num&gt;17098774&lt;/accession-num&gt;&lt;urls&gt;&lt;related-urls&gt;&lt;url&gt;https://www.ncbi.nlm.nih.gov/pubmed/17098774&lt;/url&gt;&lt;/related-urls&gt;&lt;/urls&gt;&lt;electronic-resource-num&gt;10.1093/bioinformatics/btl567&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31</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t>
      </w:r>
      <w:r w:rsidR="00AC56A9" w:rsidRPr="00580022">
        <w:rPr>
          <w:rFonts w:ascii="Arial" w:eastAsia="Arial" w:hAnsi="Arial" w:cs="Arial"/>
          <w:sz w:val="22"/>
          <w:szCs w:val="22"/>
        </w:rPr>
        <w:t xml:space="preserve">R </w:t>
      </w:r>
      <w:r w:rsidRPr="00580022">
        <w:rPr>
          <w:rFonts w:ascii="Arial" w:eastAsia="Arial" w:hAnsi="Arial" w:cs="Arial"/>
          <w:sz w:val="22"/>
          <w:szCs w:val="22"/>
        </w:rPr>
        <w:t>package was used for the GO enrichment analysis and GOplot</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&lt;EndNote&gt;&lt;Cite&gt;&lt;Author&gt;Walter&lt;/Author&gt;&lt;Year&gt;2015&lt;/Year&gt;&lt;RecNum&gt;158&lt;/RecNum&gt;&lt;DisplayText&gt;&lt;style face="superscript"&gt;32&lt;/style&gt;&lt;/DisplayText&gt;&lt;record&gt;&lt;rec-number&gt;158&lt;/rec-number&gt;&lt;foreign-keys&gt;&lt;key app="EN" db-id="tvdd9dte5dxw0oezzsnpra9fve5f9f5z2f90" timestamp="1549277824"&gt;158&lt;/key&gt;&lt;/foreign-keys&gt;&lt;ref-type name="Journal Article"&gt;17&lt;/ref-type&gt;&lt;contributors&gt;&lt;authors&gt;&lt;author&gt;Walter, W.&lt;/author&gt;&lt;author&gt;Sanchez-Cabo, F.&lt;/author&gt;&lt;author&gt;Ricote, M.&lt;/author&gt;&lt;/authors&gt;&lt;/contributors&gt;&lt;auth-address&gt;Department of Cardiovascular Development and Repair and.&amp;#xD;Bioinformatics Unit, Centro Nacional de Investigaciones Cardiovasculares (CNIC), Madrid, Spain.&lt;/auth-address&gt;&lt;titles&gt;&lt;title&gt;GOplot: an R package for visually combining expression data with functional analysis&lt;/title&gt;&lt;secondary-title&gt;Bioinformatics&lt;/secondary-title&gt;&lt;/titles&gt;&lt;periodical&gt;&lt;full-title&gt;Bioinformatics&lt;/full-title&gt;&lt;/periodical&gt;&lt;pages&gt;2912-4&lt;/pages&gt;&lt;volume&gt;31&lt;/volume&gt;&lt;number&gt;17&lt;/number&gt;&lt;edition&gt;2015/05/13&lt;/edition&gt;&lt;keywords&gt;&lt;keyword&gt;Computational Biology/*methods&lt;/keyword&gt;&lt;keyword&gt;*Computer Graphics&lt;/keyword&gt;&lt;keyword&gt;Data Interpretation, Statistical&lt;/keyword&gt;&lt;keyword&gt;*Gene Expression Profiling&lt;/keyword&gt;&lt;keyword&gt;*Gene Regulatory Networks&lt;/keyword&gt;&lt;keyword&gt;Humans&lt;/keyword&gt;&lt;keyword&gt;*Programming Languages&lt;/keyword&gt;&lt;keyword&gt;Sequence Analysis, DNA/*methods&lt;/keyword&gt;&lt;keyword&gt;*Software&lt;/keyword&gt;&lt;keyword&gt;Web Browser&lt;/keyword&gt;&lt;/keywords&gt;&lt;dates&gt;&lt;year&gt;2015&lt;/year&gt;&lt;pub-dates&gt;&lt;date&gt;Sep 1&lt;/date&gt;&lt;/pub-dates&gt;&lt;/dates&gt;&lt;isbn&gt;1367-4811 (Electronic)&amp;#xD;1367-4803 (Linking)&lt;/isbn&gt;&lt;accession-num&gt;25964631&lt;/accession-num&gt;&lt;urls&gt;&lt;related-urls&gt;&lt;url&gt;https://www.ncbi.nlm.nih.gov/pubmed/25964631&lt;/url&gt;&lt;/related-urls&gt;&lt;/urls&gt;&lt;electronic-resource-num&gt;10.1093/bioinformatics/btv300&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32</w:t>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t xml:space="preserve"> R </w:t>
      </w:r>
      <w:r w:rsidRPr="00580022">
        <w:rPr>
          <w:rFonts w:ascii="Arial" w:eastAsia="Arial" w:hAnsi="Arial" w:cs="Arial"/>
          <w:sz w:val="22"/>
          <w:szCs w:val="22"/>
        </w:rPr>
        <w:t>package</w:t>
      </w:r>
      <w:r w:rsidR="00AC56A9" w:rsidRPr="00580022">
        <w:rPr>
          <w:rFonts w:ascii="Arial" w:eastAsia="Arial" w:hAnsi="Arial" w:cs="Arial"/>
          <w:sz w:val="22"/>
          <w:szCs w:val="22"/>
        </w:rPr>
        <w:t xml:space="preserve"> </w:t>
      </w:r>
      <w:r w:rsidRPr="00580022">
        <w:rPr>
          <w:rFonts w:ascii="Arial" w:eastAsia="Arial" w:hAnsi="Arial" w:cs="Arial"/>
          <w:sz w:val="22"/>
          <w:szCs w:val="22"/>
        </w:rPr>
        <w:t xml:space="preserve">was used for visualization of GO enrichment results. </w:t>
      </w:r>
    </w:p>
    <w:p w14:paraId="5627FA46" w14:textId="77777777" w:rsidR="0032466F" w:rsidRPr="00580022" w:rsidRDefault="0032466F" w:rsidP="001E06A4">
      <w:pPr>
        <w:spacing w:line="276" w:lineRule="auto"/>
        <w:jc w:val="both"/>
        <w:rPr>
          <w:rFonts w:ascii="Arial" w:eastAsia="Arial" w:hAnsi="Arial" w:cs="Arial"/>
          <w:i/>
          <w:sz w:val="22"/>
          <w:szCs w:val="22"/>
          <w:u w:val="single"/>
        </w:rPr>
      </w:pPr>
    </w:p>
    <w:p w14:paraId="56B9322F"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19C71E5A"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06E41E0B" w14:textId="77777777" w:rsidR="0032466F" w:rsidRPr="00580022" w:rsidRDefault="006F2E59" w:rsidP="001E06A4">
      <w:pPr>
        <w:keepNext/>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noProof/>
          <w:sz w:val="22"/>
          <w:szCs w:val="22"/>
        </w:rPr>
        <w:drawing>
          <wp:inline distT="0" distB="0" distL="0" distR="0" wp14:anchorId="26BD03B0" wp14:editId="3C432D69">
            <wp:extent cx="5943600" cy="293611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42390"/>
                    <a:stretch>
                      <a:fillRect/>
                    </a:stretch>
                  </pic:blipFill>
                  <pic:spPr>
                    <a:xfrm>
                      <a:off x="0" y="0"/>
                      <a:ext cx="5943600" cy="2936114"/>
                    </a:xfrm>
                    <a:prstGeom prst="rect">
                      <a:avLst/>
                    </a:prstGeom>
                    <a:ln/>
                  </pic:spPr>
                </pic:pic>
              </a:graphicData>
            </a:graphic>
          </wp:inline>
        </w:drawing>
      </w:r>
    </w:p>
    <w:p w14:paraId="78613A13" w14:textId="55C25D46" w:rsidR="0032466F" w:rsidRPr="00580022" w:rsidDel="002B240A" w:rsidRDefault="006F2E59" w:rsidP="001E06A4">
      <w:pPr>
        <w:pBdr>
          <w:top w:val="nil"/>
          <w:left w:val="nil"/>
          <w:bottom w:val="nil"/>
          <w:right w:val="nil"/>
          <w:between w:val="nil"/>
        </w:pBdr>
        <w:spacing w:after="200" w:line="276" w:lineRule="auto"/>
        <w:jc w:val="both"/>
        <w:rPr>
          <w:del w:id="169" w:author="Microsoft Office User" w:date="2020-05-31T12:55:00Z"/>
          <w:rFonts w:ascii="Arial" w:eastAsia="Arial" w:hAnsi="Arial" w:cs="Arial"/>
          <w:sz w:val="22"/>
          <w:szCs w:val="22"/>
        </w:rPr>
      </w:pPr>
      <w:r w:rsidRPr="00580022">
        <w:rPr>
          <w:rFonts w:ascii="Arial" w:eastAsia="Arial" w:hAnsi="Arial" w:cs="Arial"/>
          <w:b/>
          <w:sz w:val="22"/>
          <w:szCs w:val="22"/>
        </w:rPr>
        <w:t>Figure S</w:t>
      </w:r>
      <w:ins w:id="170" w:author="Microsoft Office User" w:date="2020-05-12T09:41:00Z">
        <w:r w:rsidR="00A73720">
          <w:rPr>
            <w:rFonts w:ascii="Arial" w:eastAsia="Arial" w:hAnsi="Arial" w:cs="Arial"/>
            <w:b/>
            <w:sz w:val="22"/>
            <w:szCs w:val="22"/>
          </w:rPr>
          <w:t>4</w:t>
        </w:r>
      </w:ins>
      <w:del w:id="171" w:author="Microsoft Office User" w:date="2020-05-12T09:41:00Z">
        <w:r w:rsidRPr="00580022" w:rsidDel="00A73720">
          <w:rPr>
            <w:rFonts w:ascii="Arial" w:eastAsia="Arial" w:hAnsi="Arial" w:cs="Arial"/>
            <w:b/>
            <w:sz w:val="22"/>
            <w:szCs w:val="22"/>
          </w:rPr>
          <w:delText>2</w:delText>
        </w:r>
      </w:del>
      <w:r w:rsidRPr="00580022">
        <w:rPr>
          <w:rFonts w:ascii="Arial" w:eastAsia="Arial" w:hAnsi="Arial" w:cs="Arial"/>
          <w:b/>
          <w:sz w:val="22"/>
          <w:szCs w:val="22"/>
        </w:rPr>
        <w:t xml:space="preserve">| Dual </w:t>
      </w:r>
      <w:proofErr w:type="spellStart"/>
      <w:r w:rsidRPr="00580022">
        <w:rPr>
          <w:rFonts w:ascii="Arial" w:eastAsia="Arial" w:hAnsi="Arial" w:cs="Arial"/>
          <w:b/>
          <w:sz w:val="22"/>
          <w:szCs w:val="22"/>
        </w:rPr>
        <w:t>RNAseq</w:t>
      </w:r>
      <w:proofErr w:type="spellEnd"/>
      <w:r w:rsidRPr="00580022">
        <w:rPr>
          <w:rFonts w:ascii="Arial" w:eastAsia="Arial" w:hAnsi="Arial" w:cs="Arial"/>
          <w:b/>
          <w:sz w:val="22"/>
          <w:szCs w:val="22"/>
        </w:rPr>
        <w:t xml:space="preserve"> analysis strategy</w:t>
      </w:r>
      <w:r w:rsidRPr="00580022">
        <w:rPr>
          <w:rFonts w:ascii="Arial" w:eastAsia="Arial" w:hAnsi="Arial" w:cs="Arial"/>
          <w:sz w:val="22"/>
          <w:szCs w:val="22"/>
        </w:rPr>
        <w:t xml:space="preserve">. A) Cross mapping rate for reads from mono-cultures against </w:t>
      </w:r>
      <w:r w:rsidRPr="00580022">
        <w:rPr>
          <w:rFonts w:ascii="Arial" w:eastAsia="Arial" w:hAnsi="Arial" w:cs="Arial"/>
          <w:i/>
          <w:sz w:val="22"/>
          <w:szCs w:val="22"/>
        </w:rPr>
        <w:t>V. cholerae</w:t>
      </w:r>
      <w:r w:rsidRPr="00580022">
        <w:rPr>
          <w:rFonts w:ascii="Arial" w:eastAsia="Arial" w:hAnsi="Arial" w:cs="Arial"/>
          <w:sz w:val="22"/>
          <w:szCs w:val="22"/>
        </w:rPr>
        <w:t xml:space="preserve"> and ETEC assembled genomes. B) Merged genome assembly of the two species against which the reads from the co-cultures were mapped. </w:t>
      </w:r>
    </w:p>
    <w:p w14:paraId="44FDDFF1" w14:textId="77777777" w:rsidR="0032466F" w:rsidRPr="00580022" w:rsidDel="002B240A" w:rsidRDefault="0032466F" w:rsidP="001E06A4">
      <w:pPr>
        <w:spacing w:line="276" w:lineRule="auto"/>
        <w:jc w:val="both"/>
        <w:rPr>
          <w:del w:id="172" w:author="Microsoft Office User" w:date="2020-05-31T12:55:00Z"/>
          <w:rFonts w:ascii="Arial" w:eastAsia="Arial" w:hAnsi="Arial" w:cs="Arial"/>
          <w:sz w:val="22"/>
          <w:szCs w:val="22"/>
        </w:rPr>
      </w:pPr>
    </w:p>
    <w:p w14:paraId="5A84EFE6" w14:textId="77777777" w:rsidR="0032466F" w:rsidRPr="00580022" w:rsidRDefault="0032466F">
      <w:pPr>
        <w:pBdr>
          <w:top w:val="nil"/>
          <w:left w:val="nil"/>
          <w:bottom w:val="nil"/>
          <w:right w:val="nil"/>
          <w:between w:val="nil"/>
        </w:pBdr>
        <w:spacing w:after="200" w:line="276" w:lineRule="auto"/>
        <w:jc w:val="both"/>
        <w:rPr>
          <w:rFonts w:ascii="Arial" w:eastAsia="Arial" w:hAnsi="Arial" w:cs="Arial"/>
          <w:sz w:val="22"/>
          <w:szCs w:val="22"/>
        </w:rPr>
        <w:pPrChange w:id="173" w:author="Microsoft Office User" w:date="2020-05-31T12:55:00Z">
          <w:pPr>
            <w:pBdr>
              <w:top w:val="nil"/>
              <w:left w:val="nil"/>
              <w:bottom w:val="nil"/>
              <w:right w:val="nil"/>
              <w:between w:val="nil"/>
            </w:pBdr>
            <w:spacing w:line="276" w:lineRule="auto"/>
            <w:jc w:val="both"/>
          </w:pPr>
        </w:pPrChange>
      </w:pPr>
    </w:p>
    <w:p w14:paraId="38F4321B" w14:textId="5DB56F77" w:rsidR="0032466F" w:rsidRPr="00580022" w:rsidRDefault="006F2E59" w:rsidP="001E06A4">
      <w:pPr>
        <w:keepNext/>
        <w:spacing w:line="276" w:lineRule="auto"/>
        <w:jc w:val="both"/>
        <w:rPr>
          <w:rFonts w:ascii="Arial" w:eastAsia="Arial" w:hAnsi="Arial" w:cs="Arial"/>
          <w:sz w:val="22"/>
          <w:szCs w:val="22"/>
        </w:rPr>
      </w:pPr>
      <w:del w:id="174" w:author="Microsoft Office User" w:date="2020-05-31T12:55:00Z">
        <w:r w:rsidRPr="00580022" w:rsidDel="002B240A">
          <w:rPr>
            <w:rFonts w:ascii="Arial" w:eastAsia="Arial" w:hAnsi="Arial" w:cs="Arial"/>
            <w:noProof/>
            <w:sz w:val="22"/>
            <w:szCs w:val="22"/>
          </w:rPr>
          <w:lastRenderedPageBreak/>
          <w:drawing>
            <wp:inline distT="114300" distB="114300" distL="114300" distR="114300" wp14:anchorId="7831F101" wp14:editId="14821BEC">
              <wp:extent cx="5943600" cy="3644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3644900"/>
                      </a:xfrm>
                      <a:prstGeom prst="rect">
                        <a:avLst/>
                      </a:prstGeom>
                      <a:ln/>
                    </pic:spPr>
                  </pic:pic>
                </a:graphicData>
              </a:graphic>
            </wp:inline>
          </w:drawing>
        </w:r>
      </w:del>
    </w:p>
    <w:p w14:paraId="0B3310B3" w14:textId="47A1C95D" w:rsidR="0032466F" w:rsidRPr="00580022" w:rsidDel="002B240A" w:rsidRDefault="006F2E59" w:rsidP="001E06A4">
      <w:pPr>
        <w:pBdr>
          <w:top w:val="nil"/>
          <w:left w:val="nil"/>
          <w:bottom w:val="nil"/>
          <w:right w:val="nil"/>
          <w:between w:val="nil"/>
        </w:pBdr>
        <w:spacing w:after="200" w:line="276" w:lineRule="auto"/>
        <w:jc w:val="both"/>
        <w:rPr>
          <w:del w:id="175" w:author="Microsoft Office User" w:date="2020-05-31T12:55:00Z"/>
          <w:rFonts w:ascii="Arial" w:eastAsia="Arial" w:hAnsi="Arial" w:cs="Arial"/>
          <w:sz w:val="22"/>
          <w:szCs w:val="22"/>
        </w:rPr>
      </w:pPr>
      <w:del w:id="176" w:author="Microsoft Office User" w:date="2020-05-31T12:55:00Z">
        <w:r w:rsidRPr="00580022" w:rsidDel="002B240A">
          <w:rPr>
            <w:rFonts w:ascii="Arial" w:eastAsia="Arial" w:hAnsi="Arial" w:cs="Arial"/>
            <w:b/>
            <w:sz w:val="22"/>
            <w:szCs w:val="22"/>
          </w:rPr>
          <w:delText>Figure S</w:delText>
        </w:r>
      </w:del>
      <w:del w:id="177" w:author="Microsoft Office User" w:date="2020-05-12T09:41:00Z">
        <w:r w:rsidRPr="00580022" w:rsidDel="00A73720">
          <w:rPr>
            <w:rFonts w:ascii="Arial" w:eastAsia="Arial" w:hAnsi="Arial" w:cs="Arial"/>
            <w:b/>
            <w:sz w:val="22"/>
            <w:szCs w:val="22"/>
          </w:rPr>
          <w:delText>3</w:delText>
        </w:r>
      </w:del>
      <w:del w:id="178" w:author="Microsoft Office User" w:date="2020-05-31T12:55:00Z">
        <w:r w:rsidRPr="00580022" w:rsidDel="002B240A">
          <w:rPr>
            <w:rFonts w:ascii="Arial" w:eastAsia="Arial" w:hAnsi="Arial" w:cs="Arial"/>
            <w:b/>
            <w:sz w:val="22"/>
            <w:szCs w:val="22"/>
          </w:rPr>
          <w:delText>| PCA plots for the distinctive gene expression profiles of the mono- and co-culture normalized read counts.</w:delText>
        </w:r>
        <w:r w:rsidRPr="00580022" w:rsidDel="002B240A">
          <w:rPr>
            <w:rFonts w:ascii="Arial" w:eastAsia="Arial" w:hAnsi="Arial" w:cs="Arial"/>
            <w:sz w:val="22"/>
            <w:szCs w:val="22"/>
          </w:rPr>
          <w:delText xml:space="preserve"> Co-culture transcriptomic data clustered independently from mono-cultures by PCA. Rmd file is available </w:delText>
        </w:r>
        <w:r w:rsidR="00103BBA" w:rsidRPr="00580022" w:rsidDel="002B240A">
          <w:rPr>
            <w:rFonts w:ascii="Arial" w:eastAsia="Arial" w:hAnsi="Arial" w:cs="Arial"/>
            <w:sz w:val="22"/>
            <w:szCs w:val="22"/>
          </w:rPr>
          <w:delText>upon request</w:delText>
        </w:r>
        <w:r w:rsidRPr="00580022" w:rsidDel="002B240A">
          <w:rPr>
            <w:rFonts w:ascii="Arial" w:eastAsia="Arial" w:hAnsi="Arial" w:cs="Arial"/>
            <w:sz w:val="22"/>
            <w:szCs w:val="22"/>
          </w:rPr>
          <w:delText xml:space="preserve"> to reproduce the results for the differential expression analysis. </w:delText>
        </w:r>
      </w:del>
    </w:p>
    <w:p w14:paraId="4114632B" w14:textId="77777777" w:rsidR="0032466F" w:rsidRPr="00580022" w:rsidRDefault="006F2E59" w:rsidP="001E06A4">
      <w:pPr>
        <w:pStyle w:val="Heading2"/>
        <w:spacing w:line="276" w:lineRule="auto"/>
        <w:jc w:val="both"/>
      </w:pPr>
      <w:bookmarkStart w:id="179" w:name="_Toc12888215"/>
      <w:r w:rsidRPr="00580022">
        <w:t xml:space="preserve">Single gene essentiality predictions in mono- </w:t>
      </w:r>
      <w:r w:rsidRPr="00580022">
        <w:rPr>
          <w:i/>
        </w:rPr>
        <w:t>vs.</w:t>
      </w:r>
      <w:r w:rsidRPr="00580022">
        <w:t xml:space="preserve"> co-culture models</w:t>
      </w:r>
      <w:bookmarkEnd w:id="179"/>
    </w:p>
    <w:p w14:paraId="462D2EAE" w14:textId="12D97602"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Flux balance analysis</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&lt;EndNote&gt;&lt;Cite&gt;&lt;Author&gt;Orth&lt;/Author&gt;&lt;Year&gt;2010&lt;/Year&gt;&lt;RecNum&gt;176&lt;/RecNum&gt;&lt;DisplayText&gt;&lt;style face="superscript"&gt;33&lt;/style&gt;&lt;/DisplayText&gt;&lt;record&gt;&lt;rec-number&gt;176&lt;/rec-number&gt;&lt;foreign-keys&gt;&lt;key app="EN" db-id="tvdd9dte5dxw0oezzsnpra9fve5f9f5z2f90" timestamp="1549279978"&gt;176&lt;/key&gt;&lt;/foreign-keys&gt;&lt;ref-type name="Journal Article"&gt;17&lt;/ref-type&gt;&lt;contributors&gt;&lt;authors&gt;&lt;author&gt;Orth, J. D.&lt;/author&gt;&lt;author&gt;Thiele, I.&lt;/author&gt;&lt;author&gt;Palsson, B. O.&lt;/author&gt;&lt;/authors&gt;&lt;/contributors&gt;&lt;auth-address&gt;University of California San Diego, La Jolla, California, USA.&lt;/auth-address&gt;&lt;titles&gt;&lt;title&gt;What is flux balance analysis?&lt;/title&gt;&lt;secondary-title&gt;Nat Biotechnol&lt;/secondary-title&gt;&lt;/titles&gt;&lt;periodical&gt;&lt;full-title&gt;Nat Biotechnol&lt;/full-title&gt;&lt;/periodical&gt;&lt;pages&gt;245-8&lt;/pages&gt;&lt;volume&gt;28&lt;/volume&gt;&lt;number&gt;3&lt;/number&gt;&lt;edition&gt;2010/03/10&lt;/edition&gt;&lt;keywords&gt;&lt;keyword&gt;Biomass&lt;/keyword&gt;&lt;keyword&gt;Escherichia coli/metabolism&lt;/keyword&gt;&lt;keyword&gt;*Metabolic Networks and Pathways&lt;/keyword&gt;&lt;keyword&gt;*Models, Biological&lt;/keyword&gt;&lt;keyword&gt;Oxygen/metabolism&lt;/keyword&gt;&lt;keyword&gt;Phenotype&lt;/keyword&gt;&lt;keyword&gt;Systems Biology/*methods&lt;/keyword&gt;&lt;/keywords&gt;&lt;dates&gt;&lt;year&gt;2010&lt;/year&gt;&lt;pub-dates&gt;&lt;date&gt;Mar&lt;/date&gt;&lt;/pub-dates&gt;&lt;/dates&gt;&lt;isbn&gt;1546-1696 (Electronic)&amp;#xD;1087-0156 (Linking)&lt;/isbn&gt;&lt;accession-num&gt;20212490&lt;/accession-num&gt;&lt;urls&gt;&lt;related-urls&gt;&lt;url&gt;https://www.ncbi.nlm.nih.gov/pubmed/20212490&lt;/url&gt;&lt;/related-urls&gt;&lt;/urls&gt;&lt;custom2&gt;PMC3108565&lt;/custom2&gt;&lt;electronic-resource-num&gt;10.1038/nbt.1614&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33</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(FBA) predicts growth phenotypes due to complete or partial metabolic gene deletions. A complete gene deletion is implemented by constraining the corresponding flux to zero. Linear programming then provide the flux distribution and maximal growth yield for the new genotype</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&lt;EndNote&gt;&lt;Cite&gt;&lt;Author&gt;Segre&lt;/Author&gt;&lt;Year&gt;2002&lt;/Year&gt;&lt;RecNum&gt;194&lt;/RecNum&gt;&lt;DisplayText&gt;&lt;style face="superscript"&gt;34&lt;/style&gt;&lt;/DisplayText&gt;&lt;record&gt;&lt;rec-number&gt;194&lt;/rec-number&gt;&lt;foreign-keys&gt;&lt;key app="EN" db-id="tvdd9dte5dxw0oezzsnpra9fve5f9f5z2f90" timestamp="1549359000"&gt;194&lt;/key&gt;&lt;/foreign-keys&gt;&lt;ref-type name="Journal Article"&gt;17&lt;/ref-type&gt;&lt;contributors&gt;&lt;authors&gt;&lt;author&gt;Segre, D.&lt;/author&gt;&lt;author&gt;Vitkup, D.&lt;/author&gt;&lt;author&gt;Church, G. M.&lt;/author&gt;&lt;/authors&gt;&lt;/contributors&gt;&lt;auth-address&gt;Lipper Center for Computational Genetics and Department of Genetics, Harvard Medical School, Boston, MA 02115, USA.&lt;/auth-address&gt;&lt;titles&gt;&lt;title&gt;Analysis of optimality in natural and perturbed metabolic networks&lt;/title&gt;&lt;secondary-title&gt;Proc Natl Acad Sci U S A&lt;/secondary-title&gt;&lt;/titles&gt;&lt;periodical&gt;&lt;full-title&gt;Proc Natl Acad Sci U S A&lt;/full-title&gt;&lt;/periodical&gt;&lt;pages&gt;15112-7&lt;/pages&gt;&lt;volume&gt;99&lt;/volume&gt;&lt;number&gt;23&lt;/number&gt;&lt;edition&gt;2002/11/05&lt;/edition&gt;&lt;keywords&gt;&lt;keyword&gt;Biomass&lt;/keyword&gt;&lt;keyword&gt;*Computer Simulation&lt;/keyword&gt;&lt;keyword&gt;Escherichia coli/*metabolism&lt;/keyword&gt;&lt;keyword&gt;Glycolysis&lt;/keyword&gt;&lt;keyword&gt;*Metabolism&lt;/keyword&gt;&lt;keyword&gt;Models, Biological&lt;/keyword&gt;&lt;keyword&gt;Pentose Phosphate Pathway&lt;/keyword&gt;&lt;keyword&gt;Predictive Value of Tests&lt;/keyword&gt;&lt;/keywords&gt;&lt;dates&gt;&lt;year&gt;2002&lt;/year&gt;&lt;pub-dates&gt;&lt;date&gt;Nov 12&lt;/date&gt;&lt;/pub-dates&gt;&lt;/dates&gt;&lt;isbn&gt;0027-8424 (Print)&amp;#xD;0027-8424 (Linking)&lt;/isbn&gt;&lt;accession-num&gt;12415116&lt;/accession-num&gt;&lt;urls&gt;&lt;related-urls&gt;&lt;url&gt;https://www.ncbi.nlm.nih.gov/pubmed/12415116&lt;/url&gt;&lt;/related-urls&gt;&lt;/urls&gt;&lt;custom2&gt;PMC137552&lt;/custom2&gt;&lt;electronic-resource-num&gt;10.1073/pnas.232349399&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34</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We have already validated </w:t>
      </w:r>
      <w:r w:rsidRPr="00580022">
        <w:rPr>
          <w:rFonts w:ascii="Arial" w:eastAsia="Arial" w:hAnsi="Arial" w:cs="Arial"/>
          <w:i/>
          <w:sz w:val="22"/>
          <w:szCs w:val="22"/>
        </w:rPr>
        <w:t>i</w:t>
      </w:r>
      <w:r w:rsidRPr="00580022">
        <w:rPr>
          <w:rFonts w:ascii="Arial" w:eastAsia="Arial" w:hAnsi="Arial" w:cs="Arial"/>
          <w:sz w:val="22"/>
          <w:szCs w:val="22"/>
        </w:rPr>
        <w:t xml:space="preserve">AM-Vc960 predicted gene essentiality against a dataset of essential genes previously identified in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(Table S1, S3). </w:t>
      </w:r>
      <w:r w:rsidR="00AC56A9" w:rsidRPr="00580022">
        <w:rPr>
          <w:rFonts w:ascii="Arial" w:eastAsia="Arial" w:hAnsi="Arial" w:cs="Arial"/>
          <w:sz w:val="22"/>
          <w:szCs w:val="22"/>
        </w:rPr>
        <w:t xml:space="preserve">We attempted to vary the species composition by varying the weights in the biomass objective function accounting for the growth of each of </w:t>
      </w:r>
      <w:r w:rsidR="00AC56A9" w:rsidRPr="00580022">
        <w:rPr>
          <w:rFonts w:ascii="Arial" w:eastAsia="Arial" w:hAnsi="Arial" w:cs="Arial"/>
          <w:i/>
          <w:iCs/>
          <w:sz w:val="22"/>
          <w:szCs w:val="22"/>
        </w:rPr>
        <w:t>V. cholera</w:t>
      </w:r>
      <w:r w:rsidR="00AC56A9" w:rsidRPr="00580022">
        <w:rPr>
          <w:rFonts w:ascii="Arial" w:eastAsia="Arial" w:hAnsi="Arial" w:cs="Arial"/>
          <w:sz w:val="22"/>
          <w:szCs w:val="22"/>
        </w:rPr>
        <w:t xml:space="preserve"> and ETEC and we have also varied the media composition and investigate differences arising accordingly. </w:t>
      </w:r>
    </w:p>
    <w:p w14:paraId="4E649CAE" w14:textId="77777777" w:rsidR="0032466F" w:rsidRPr="00580022" w:rsidRDefault="006F2E59" w:rsidP="00382EAF">
      <w:pPr>
        <w:pStyle w:val="Heading2"/>
      </w:pPr>
      <w:bookmarkStart w:id="180" w:name="_Toc12888216"/>
      <w:r w:rsidRPr="00580022">
        <w:t xml:space="preserve">Variation in essential genome </w:t>
      </w:r>
      <w:r w:rsidRPr="00580022">
        <w:rPr>
          <w:i/>
        </w:rPr>
        <w:t>vs.</w:t>
      </w:r>
      <w:r w:rsidRPr="00580022">
        <w:t xml:space="preserve"> species abundance</w:t>
      </w:r>
      <w:bookmarkEnd w:id="180"/>
      <w:r w:rsidRPr="00580022">
        <w:t xml:space="preserve"> </w:t>
      </w:r>
    </w:p>
    <w:p w14:paraId="04DBA664"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We varied the species composition and tested for the essentiality of single genes from ETEC and </w:t>
      </w:r>
      <w:r w:rsidRPr="00580022">
        <w:rPr>
          <w:rFonts w:ascii="Arial" w:eastAsia="Arial" w:hAnsi="Arial" w:cs="Arial"/>
          <w:i/>
          <w:sz w:val="22"/>
          <w:szCs w:val="22"/>
        </w:rPr>
        <w:t>V. cholerae</w:t>
      </w:r>
      <w:r w:rsidRPr="00580022">
        <w:rPr>
          <w:rFonts w:ascii="Arial" w:eastAsia="Arial" w:hAnsi="Arial" w:cs="Arial"/>
          <w:sz w:val="22"/>
          <w:szCs w:val="22"/>
        </w:rPr>
        <w:t xml:space="preserve"> for co-culture growth. 285 genes were essential for co-culture growth irrespective of the species composition while 1343 genes were non-essential. The essentiality of only 33 genes was dependent on the species composition mainly due to the 10% growth reduction cutoff (Table S11). 631 genes were essential only when </w:t>
      </w:r>
      <w:r w:rsidRPr="00580022">
        <w:rPr>
          <w:rFonts w:ascii="Arial" w:eastAsia="Arial" w:hAnsi="Arial" w:cs="Arial"/>
          <w:i/>
          <w:sz w:val="22"/>
          <w:szCs w:val="22"/>
        </w:rPr>
        <w:t>V. cholerae</w:t>
      </w:r>
      <w:r w:rsidRPr="00580022">
        <w:rPr>
          <w:rFonts w:ascii="Arial" w:eastAsia="Arial" w:hAnsi="Arial" w:cs="Arial"/>
          <w:sz w:val="22"/>
          <w:szCs w:val="22"/>
        </w:rPr>
        <w:t xml:space="preserve"> was 10% while ETEC was 90%. </w:t>
      </w:r>
    </w:p>
    <w:p w14:paraId="798B025F" w14:textId="77777777" w:rsidR="0032466F" w:rsidRPr="00580022" w:rsidRDefault="0032466F" w:rsidP="001E06A4">
      <w:pPr>
        <w:spacing w:line="276" w:lineRule="auto"/>
        <w:jc w:val="both"/>
        <w:rPr>
          <w:rFonts w:ascii="Arial" w:eastAsia="Arial" w:hAnsi="Arial" w:cs="Arial"/>
          <w:sz w:val="22"/>
          <w:szCs w:val="22"/>
        </w:rPr>
      </w:pPr>
    </w:p>
    <w:p w14:paraId="64E6F19E" w14:textId="43C0D125" w:rsidR="0032466F" w:rsidRPr="00580022" w:rsidRDefault="006F2E59" w:rsidP="001E06A4">
      <w:pPr>
        <w:spacing w:line="276" w:lineRule="auto"/>
        <w:jc w:val="both"/>
        <w:rPr>
          <w:rFonts w:ascii="Arial" w:eastAsia="Arial" w:hAnsi="Arial" w:cs="Arial"/>
          <w:sz w:val="22"/>
          <w:szCs w:val="22"/>
          <w:highlight w:val="white"/>
        </w:rPr>
      </w:pPr>
      <w:r w:rsidRPr="00580022">
        <w:rPr>
          <w:rFonts w:ascii="Arial" w:eastAsia="Arial" w:hAnsi="Arial" w:cs="Arial"/>
          <w:sz w:val="22"/>
          <w:szCs w:val="22"/>
          <w:highlight w:val="white"/>
          <w:u w:val="single"/>
        </w:rPr>
        <w:t>Difference between essentiality genes in rich vs. minimal medium (mono-cultures)</w:t>
      </w:r>
      <w:r w:rsidRPr="00580022">
        <w:rPr>
          <w:rFonts w:ascii="Arial" w:eastAsia="Arial" w:hAnsi="Arial" w:cs="Arial"/>
          <w:sz w:val="22"/>
          <w:szCs w:val="22"/>
          <w:highlight w:val="white"/>
        </w:rPr>
        <w:t xml:space="preserve"> -- </w:t>
      </w:r>
      <w:proofErr w:type="spellStart"/>
      <w:r w:rsidRPr="00580022">
        <w:rPr>
          <w:rFonts w:ascii="Arial" w:eastAsia="Arial" w:hAnsi="Arial" w:cs="Arial"/>
          <w:sz w:val="22"/>
          <w:szCs w:val="22"/>
          <w:highlight w:val="white"/>
        </w:rPr>
        <w:t>adenylosuccinate</w:t>
      </w:r>
      <w:proofErr w:type="spellEnd"/>
      <w:r w:rsidRPr="00580022">
        <w:rPr>
          <w:rFonts w:ascii="Arial" w:eastAsia="Arial" w:hAnsi="Arial" w:cs="Arial"/>
          <w:sz w:val="22"/>
          <w:szCs w:val="22"/>
          <w:highlight w:val="white"/>
        </w:rPr>
        <w:t xml:space="preserve"> lyase and </w:t>
      </w:r>
      <w:proofErr w:type="spellStart"/>
      <w:r w:rsidRPr="00580022">
        <w:rPr>
          <w:rFonts w:ascii="Arial" w:eastAsia="Arial" w:hAnsi="Arial" w:cs="Arial"/>
          <w:sz w:val="22"/>
          <w:szCs w:val="22"/>
          <w:highlight w:val="white"/>
        </w:rPr>
        <w:t>adenylosuccinate</w:t>
      </w:r>
      <w:proofErr w:type="spellEnd"/>
      <w:r w:rsidRPr="00580022">
        <w:rPr>
          <w:rFonts w:ascii="Arial" w:eastAsia="Arial" w:hAnsi="Arial" w:cs="Arial"/>
          <w:sz w:val="22"/>
          <w:szCs w:val="22"/>
          <w:highlight w:val="white"/>
        </w:rPr>
        <w:t xml:space="preserve"> synthetase were essential in minimal medium only. Both fructose-bisphosphate aldolase and 6-phosphofructokinase lo</w:t>
      </w:r>
      <w:ins w:id="181" w:author="Microsoft Office User" w:date="2020-02-16T09:46:00Z">
        <w:r w:rsidR="00BA7FFC">
          <w:rPr>
            <w:rFonts w:ascii="Arial" w:eastAsia="Arial" w:hAnsi="Arial" w:cs="Arial"/>
            <w:sz w:val="22"/>
            <w:szCs w:val="22"/>
            <w:highlight w:val="white"/>
          </w:rPr>
          <w:t>s</w:t>
        </w:r>
      </w:ins>
      <w:r w:rsidRPr="00580022">
        <w:rPr>
          <w:rFonts w:ascii="Arial" w:eastAsia="Arial" w:hAnsi="Arial" w:cs="Arial"/>
          <w:sz w:val="22"/>
          <w:szCs w:val="22"/>
          <w:highlight w:val="white"/>
        </w:rPr>
        <w:t xml:space="preserve">t essentiality in rich medium (growth reduction by 12% in rich medium vs 21% in minimal medium). The difference between rich and minimal medium was more pronounced for ATP synthase subunits where growth was reduced by 46% upon deletion of any of the ATP synthase subunits in minimal media while a growth reduction of 16% was observed in rich medium. </w:t>
      </w:r>
    </w:p>
    <w:p w14:paraId="0AD02506" w14:textId="77777777" w:rsidR="0032466F" w:rsidRPr="00580022" w:rsidRDefault="0032466F" w:rsidP="001E06A4">
      <w:pPr>
        <w:spacing w:line="276" w:lineRule="auto"/>
        <w:jc w:val="both"/>
        <w:rPr>
          <w:rFonts w:ascii="Arial" w:eastAsia="Arial" w:hAnsi="Arial" w:cs="Arial"/>
          <w:sz w:val="22"/>
          <w:szCs w:val="22"/>
          <w:highlight w:val="white"/>
        </w:rPr>
      </w:pPr>
    </w:p>
    <w:p w14:paraId="6E291CDC" w14:textId="77777777" w:rsidR="0032466F" w:rsidRPr="00580022" w:rsidRDefault="006F2E59" w:rsidP="001E06A4">
      <w:pPr>
        <w:spacing w:line="276" w:lineRule="auto"/>
        <w:jc w:val="both"/>
        <w:rPr>
          <w:rFonts w:ascii="Arial" w:eastAsia="Arial" w:hAnsi="Arial" w:cs="Arial"/>
          <w:sz w:val="22"/>
          <w:szCs w:val="22"/>
          <w:highlight w:val="white"/>
          <w:u w:val="single"/>
        </w:rPr>
      </w:pPr>
      <w:r w:rsidRPr="00580022">
        <w:rPr>
          <w:rFonts w:ascii="Arial" w:eastAsia="Arial" w:hAnsi="Arial" w:cs="Arial"/>
          <w:sz w:val="22"/>
          <w:szCs w:val="22"/>
          <w:highlight w:val="white"/>
          <w:u w:val="single"/>
        </w:rPr>
        <w:t>Variation in gene essentiality in mono- vs co-cultures</w:t>
      </w:r>
    </w:p>
    <w:p w14:paraId="3A452147" w14:textId="77777777" w:rsidR="0032466F" w:rsidRPr="00580022" w:rsidRDefault="006F2E59" w:rsidP="001E06A4">
      <w:pPr>
        <w:spacing w:line="276" w:lineRule="auto"/>
        <w:jc w:val="both"/>
        <w:rPr>
          <w:rFonts w:ascii="Arial" w:eastAsia="Arial" w:hAnsi="Arial" w:cs="Arial"/>
          <w:sz w:val="22"/>
          <w:szCs w:val="22"/>
          <w:highlight w:val="white"/>
        </w:rPr>
      </w:pPr>
      <w:r w:rsidRPr="00580022">
        <w:rPr>
          <w:rFonts w:ascii="Arial" w:eastAsia="Arial" w:hAnsi="Arial" w:cs="Arial"/>
          <w:sz w:val="22"/>
          <w:szCs w:val="22"/>
          <w:highlight w:val="white"/>
        </w:rPr>
        <w:t xml:space="preserve">glutamate racemase, D-fructose-6-phosphate </w:t>
      </w:r>
      <w:proofErr w:type="spellStart"/>
      <w:r w:rsidRPr="00580022">
        <w:rPr>
          <w:rFonts w:ascii="Arial" w:eastAsia="Arial" w:hAnsi="Arial" w:cs="Arial"/>
          <w:sz w:val="22"/>
          <w:szCs w:val="22"/>
          <w:highlight w:val="white"/>
        </w:rPr>
        <w:t>amidotransferase</w:t>
      </w:r>
      <w:proofErr w:type="spellEnd"/>
      <w:r w:rsidRPr="00580022">
        <w:rPr>
          <w:rFonts w:ascii="Arial" w:eastAsia="Arial" w:hAnsi="Arial" w:cs="Arial"/>
          <w:sz w:val="22"/>
          <w:szCs w:val="22"/>
          <w:highlight w:val="white"/>
        </w:rPr>
        <w:t>, UDP-2,3-diacylglucosamine hydrolase, lipid transporter ATP-binding/permease protein, UDP-N-acetylglucosamine acyltransferase, UDP-3-O-[3-hydroxymyristoyl] N-acetylglucosamine deacetylase, UDP-N-</w:t>
      </w:r>
      <w:proofErr w:type="spellStart"/>
      <w:r w:rsidRPr="00580022">
        <w:rPr>
          <w:rFonts w:ascii="Arial" w:eastAsia="Arial" w:hAnsi="Arial" w:cs="Arial"/>
          <w:sz w:val="22"/>
          <w:szCs w:val="22"/>
          <w:highlight w:val="white"/>
        </w:rPr>
        <w:t>acetylmuramoyl</w:t>
      </w:r>
      <w:proofErr w:type="spellEnd"/>
      <w:r w:rsidRPr="00580022">
        <w:rPr>
          <w:rFonts w:ascii="Arial" w:eastAsia="Arial" w:hAnsi="Arial" w:cs="Arial"/>
          <w:sz w:val="22"/>
          <w:szCs w:val="22"/>
          <w:highlight w:val="white"/>
        </w:rPr>
        <w:t>-L-alanyl-D-glutamate synthetase, UDP-N-</w:t>
      </w:r>
      <w:proofErr w:type="spellStart"/>
      <w:r w:rsidRPr="00580022">
        <w:rPr>
          <w:rFonts w:ascii="Arial" w:eastAsia="Arial" w:hAnsi="Arial" w:cs="Arial"/>
          <w:sz w:val="22"/>
          <w:szCs w:val="22"/>
          <w:highlight w:val="white"/>
        </w:rPr>
        <w:t>acetylmuramoylalanyl</w:t>
      </w:r>
      <w:proofErr w:type="spellEnd"/>
      <w:r w:rsidRPr="00580022">
        <w:rPr>
          <w:rFonts w:ascii="Arial" w:eastAsia="Arial" w:hAnsi="Arial" w:cs="Arial"/>
          <w:sz w:val="22"/>
          <w:szCs w:val="22"/>
          <w:highlight w:val="white"/>
        </w:rPr>
        <w:t xml:space="preserve">-D-glutamate--2, 6-diaminopimelate ligase, Lipopolysaccharide export system protein </w:t>
      </w:r>
      <w:proofErr w:type="spellStart"/>
      <w:r w:rsidRPr="00580022">
        <w:rPr>
          <w:rFonts w:ascii="Arial" w:eastAsia="Arial" w:hAnsi="Arial" w:cs="Arial"/>
          <w:sz w:val="22"/>
          <w:szCs w:val="22"/>
          <w:highlight w:val="white"/>
        </w:rPr>
        <w:t>LptC</w:t>
      </w:r>
      <w:proofErr w:type="spellEnd"/>
      <w:r w:rsidRPr="00580022">
        <w:rPr>
          <w:rFonts w:ascii="Arial" w:eastAsia="Arial" w:hAnsi="Arial" w:cs="Arial"/>
          <w:sz w:val="22"/>
          <w:szCs w:val="22"/>
          <w:highlight w:val="white"/>
        </w:rPr>
        <w:t xml:space="preserve">, NAD(P)H-dependent glycerol-3-phosphate dehydrogenase lost essentiality when ETEC is added to </w:t>
      </w:r>
      <w:r w:rsidRPr="00580022">
        <w:rPr>
          <w:rFonts w:ascii="Arial" w:eastAsia="Arial" w:hAnsi="Arial" w:cs="Arial"/>
          <w:i/>
          <w:sz w:val="22"/>
          <w:szCs w:val="22"/>
          <w:highlight w:val="white"/>
        </w:rPr>
        <w:t>V. cholerae</w:t>
      </w:r>
      <w:r w:rsidRPr="00580022">
        <w:rPr>
          <w:rFonts w:ascii="Arial" w:eastAsia="Arial" w:hAnsi="Arial" w:cs="Arial"/>
          <w:sz w:val="22"/>
          <w:szCs w:val="22"/>
          <w:highlight w:val="white"/>
        </w:rPr>
        <w:t xml:space="preserve"> culture. There was no pronounced difference in gene essentiality for co-cultures in minimal vs rich media. </w:t>
      </w:r>
    </w:p>
    <w:p w14:paraId="091A764A" w14:textId="77777777" w:rsidR="0032466F" w:rsidRPr="00580022" w:rsidRDefault="0032466F" w:rsidP="001E06A4">
      <w:pPr>
        <w:spacing w:line="276" w:lineRule="auto"/>
        <w:jc w:val="both"/>
        <w:rPr>
          <w:rFonts w:ascii="Arial" w:eastAsia="Arial" w:hAnsi="Arial" w:cs="Arial"/>
          <w:sz w:val="22"/>
          <w:szCs w:val="22"/>
          <w:highlight w:val="white"/>
        </w:rPr>
      </w:pPr>
    </w:p>
    <w:p w14:paraId="5738B206" w14:textId="77777777" w:rsidR="0032466F" w:rsidRPr="00580022" w:rsidRDefault="006F2E59" w:rsidP="001E06A4">
      <w:pPr>
        <w:spacing w:line="276" w:lineRule="auto"/>
        <w:jc w:val="both"/>
        <w:rPr>
          <w:rFonts w:ascii="Arial" w:eastAsia="Arial" w:hAnsi="Arial" w:cs="Arial"/>
          <w:sz w:val="22"/>
          <w:szCs w:val="22"/>
          <w:highlight w:val="white"/>
        </w:rPr>
      </w:pPr>
      <w:r w:rsidRPr="00580022">
        <w:rPr>
          <w:rFonts w:ascii="Arial" w:eastAsia="Arial" w:hAnsi="Arial" w:cs="Arial"/>
          <w:sz w:val="22"/>
          <w:szCs w:val="22"/>
          <w:highlight w:val="white"/>
        </w:rPr>
        <w:t xml:space="preserve">To conclude, no difference in essentiality for co-culture growth in minimal or rich medium, however the gene essentiality for mono-culture is much more affected when grown in minimal vs rich medium, i.e. the co-culture system is more resistant to gene essentiality changes and provide a context for selecting targets that would be effective across all diverse set of conditions. </w:t>
      </w:r>
    </w:p>
    <w:p w14:paraId="35127269" w14:textId="77777777" w:rsidR="0032466F" w:rsidRPr="00580022" w:rsidRDefault="0032466F" w:rsidP="001E06A4">
      <w:pPr>
        <w:spacing w:line="276" w:lineRule="auto"/>
        <w:jc w:val="both"/>
        <w:rPr>
          <w:rFonts w:ascii="Arial" w:eastAsia="Arial" w:hAnsi="Arial" w:cs="Arial"/>
          <w:sz w:val="22"/>
          <w:szCs w:val="22"/>
        </w:rPr>
      </w:pPr>
    </w:p>
    <w:p w14:paraId="1FBC0502" w14:textId="77777777" w:rsidR="0032466F" w:rsidRPr="00580022" w:rsidRDefault="006F2E59" w:rsidP="001E06A4">
      <w:pPr>
        <w:pStyle w:val="Heading3"/>
        <w:spacing w:line="276" w:lineRule="auto"/>
        <w:jc w:val="both"/>
        <w:rPr>
          <w:i/>
        </w:rPr>
      </w:pPr>
      <w:bookmarkStart w:id="182" w:name="_Toc12888217"/>
      <w:r w:rsidRPr="00580022">
        <w:rPr>
          <w:b w:val="0"/>
        </w:rPr>
        <w:lastRenderedPageBreak/>
        <w:t>Predicted variation in essentiality between mono- and co-cultures</w:t>
      </w:r>
      <w:bookmarkEnd w:id="182"/>
    </w:p>
    <w:p w14:paraId="0B18CF8F"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Interestingly, 12 </w:t>
      </w:r>
      <w:r w:rsidRPr="00580022">
        <w:rPr>
          <w:rFonts w:ascii="Arial" w:eastAsia="Arial" w:hAnsi="Arial" w:cs="Arial"/>
          <w:i/>
          <w:sz w:val="22"/>
          <w:szCs w:val="22"/>
        </w:rPr>
        <w:t>V. cholerae</w:t>
      </w:r>
      <w:r w:rsidRPr="00580022">
        <w:rPr>
          <w:rFonts w:ascii="Arial" w:eastAsia="Arial" w:hAnsi="Arial" w:cs="Arial"/>
          <w:sz w:val="22"/>
          <w:szCs w:val="22"/>
        </w:rPr>
        <w:t xml:space="preserve"> genes were also predicted to totally lose their essentiality in dual infection with ETEC. Those were involved in lipid IV(A) biosynthesis (VC1877: </w:t>
      </w:r>
      <w:proofErr w:type="spellStart"/>
      <w:r w:rsidRPr="00580022">
        <w:rPr>
          <w:rFonts w:ascii="Arial" w:eastAsia="Arial" w:hAnsi="Arial" w:cs="Arial"/>
          <w:i/>
          <w:sz w:val="22"/>
          <w:szCs w:val="22"/>
        </w:rPr>
        <w:t>lpxK</w:t>
      </w:r>
      <w:proofErr w:type="spellEnd"/>
      <w:r w:rsidRPr="00580022">
        <w:rPr>
          <w:rFonts w:ascii="Arial" w:eastAsia="Arial" w:hAnsi="Arial" w:cs="Arial"/>
          <w:sz w:val="22"/>
          <w:szCs w:val="22"/>
        </w:rPr>
        <w:t xml:space="preserve">, VC2396: </w:t>
      </w:r>
      <w:proofErr w:type="spellStart"/>
      <w:r w:rsidRPr="00580022">
        <w:rPr>
          <w:rFonts w:ascii="Arial" w:eastAsia="Arial" w:hAnsi="Arial" w:cs="Arial"/>
          <w:i/>
          <w:sz w:val="22"/>
          <w:szCs w:val="22"/>
        </w:rPr>
        <w:t>lpxC</w:t>
      </w:r>
      <w:proofErr w:type="spellEnd"/>
      <w:r w:rsidRPr="00580022">
        <w:rPr>
          <w:rFonts w:ascii="Arial" w:eastAsia="Arial" w:hAnsi="Arial" w:cs="Arial"/>
          <w:sz w:val="22"/>
          <w:szCs w:val="22"/>
        </w:rPr>
        <w:t xml:space="preserve">), cell wall biosynthesis (VC0158: </w:t>
      </w:r>
      <w:proofErr w:type="spellStart"/>
      <w:r w:rsidRPr="00580022">
        <w:rPr>
          <w:rFonts w:ascii="Arial" w:eastAsia="Arial" w:hAnsi="Arial" w:cs="Arial"/>
          <w:i/>
          <w:sz w:val="22"/>
          <w:szCs w:val="22"/>
        </w:rPr>
        <w:t>murI</w:t>
      </w:r>
      <w:proofErr w:type="spellEnd"/>
      <w:r w:rsidRPr="00580022">
        <w:rPr>
          <w:rFonts w:ascii="Arial" w:eastAsia="Arial" w:hAnsi="Arial" w:cs="Arial"/>
          <w:sz w:val="22"/>
          <w:szCs w:val="22"/>
        </w:rPr>
        <w:t xml:space="preserve">, VC2403: </w:t>
      </w:r>
      <w:proofErr w:type="spellStart"/>
      <w:r w:rsidRPr="00580022">
        <w:rPr>
          <w:rFonts w:ascii="Arial" w:eastAsia="Arial" w:hAnsi="Arial" w:cs="Arial"/>
          <w:i/>
          <w:sz w:val="22"/>
          <w:szCs w:val="22"/>
        </w:rPr>
        <w:t>murD</w:t>
      </w:r>
      <w:proofErr w:type="spellEnd"/>
      <w:r w:rsidRPr="00580022">
        <w:rPr>
          <w:rFonts w:ascii="Arial" w:eastAsia="Arial" w:hAnsi="Arial" w:cs="Arial"/>
          <w:sz w:val="22"/>
          <w:szCs w:val="22"/>
        </w:rPr>
        <w:t xml:space="preserve">), </w:t>
      </w:r>
      <w:r w:rsidRPr="00580022">
        <w:rPr>
          <w:rFonts w:ascii="Arial" w:eastAsia="Arial" w:hAnsi="Arial" w:cs="Arial"/>
          <w:i/>
          <w:sz w:val="22"/>
          <w:szCs w:val="22"/>
        </w:rPr>
        <w:t>de novo purine</w:t>
      </w:r>
      <w:r w:rsidRPr="00580022">
        <w:rPr>
          <w:rFonts w:ascii="Arial" w:eastAsia="Arial" w:hAnsi="Arial" w:cs="Arial"/>
          <w:sz w:val="22"/>
          <w:szCs w:val="22"/>
        </w:rPr>
        <w:t xml:space="preserve"> metabolism (VC1126: </w:t>
      </w:r>
      <w:proofErr w:type="spellStart"/>
      <w:r w:rsidRPr="00580022">
        <w:rPr>
          <w:rFonts w:ascii="Arial" w:eastAsia="Arial" w:hAnsi="Arial" w:cs="Arial"/>
          <w:i/>
          <w:sz w:val="22"/>
          <w:szCs w:val="22"/>
        </w:rPr>
        <w:t>purB</w:t>
      </w:r>
      <w:proofErr w:type="spellEnd"/>
      <w:r w:rsidRPr="00580022">
        <w:rPr>
          <w:rFonts w:ascii="Arial" w:eastAsia="Arial" w:hAnsi="Arial" w:cs="Arial"/>
          <w:sz w:val="22"/>
          <w:szCs w:val="22"/>
        </w:rPr>
        <w:t xml:space="preserve">, VC2602: </w:t>
      </w:r>
      <w:proofErr w:type="spellStart"/>
      <w:r w:rsidRPr="00580022">
        <w:rPr>
          <w:rFonts w:ascii="Arial" w:eastAsia="Arial" w:hAnsi="Arial" w:cs="Arial"/>
          <w:i/>
          <w:sz w:val="22"/>
          <w:szCs w:val="22"/>
        </w:rPr>
        <w:t>purA</w:t>
      </w:r>
      <w:proofErr w:type="spellEnd"/>
      <w:r w:rsidRPr="00580022">
        <w:rPr>
          <w:rFonts w:ascii="Arial" w:eastAsia="Arial" w:hAnsi="Arial" w:cs="Arial"/>
          <w:sz w:val="22"/>
          <w:szCs w:val="22"/>
        </w:rPr>
        <w:t xml:space="preserve">) and carbohydrate degradation (VC0477: </w:t>
      </w:r>
      <w:proofErr w:type="spellStart"/>
      <w:r w:rsidRPr="00580022">
        <w:rPr>
          <w:rFonts w:ascii="Arial" w:eastAsia="Arial" w:hAnsi="Arial" w:cs="Arial"/>
          <w:i/>
          <w:sz w:val="22"/>
          <w:szCs w:val="22"/>
        </w:rPr>
        <w:t>pgk</w:t>
      </w:r>
      <w:proofErr w:type="spellEnd"/>
      <w:r w:rsidRPr="00580022">
        <w:rPr>
          <w:rFonts w:ascii="Arial" w:eastAsia="Arial" w:hAnsi="Arial" w:cs="Arial"/>
          <w:sz w:val="22"/>
          <w:szCs w:val="22"/>
        </w:rPr>
        <w:t xml:space="preserve">, VC0478: </w:t>
      </w:r>
      <w:proofErr w:type="spellStart"/>
      <w:r w:rsidRPr="00580022">
        <w:rPr>
          <w:rFonts w:ascii="Arial" w:eastAsia="Arial" w:hAnsi="Arial" w:cs="Arial"/>
          <w:i/>
          <w:sz w:val="22"/>
          <w:szCs w:val="22"/>
        </w:rPr>
        <w:t>fbaA</w:t>
      </w:r>
      <w:proofErr w:type="spellEnd"/>
      <w:r w:rsidRPr="00580022">
        <w:rPr>
          <w:rFonts w:ascii="Arial" w:eastAsia="Arial" w:hAnsi="Arial" w:cs="Arial"/>
          <w:sz w:val="22"/>
          <w:szCs w:val="22"/>
        </w:rPr>
        <w:t xml:space="preserve">). </w:t>
      </w:r>
      <w:proofErr w:type="spellStart"/>
      <w:r w:rsidRPr="00580022">
        <w:rPr>
          <w:rFonts w:ascii="Arial" w:eastAsia="Arial" w:hAnsi="Arial" w:cs="Arial"/>
          <w:i/>
          <w:sz w:val="22"/>
          <w:szCs w:val="22"/>
        </w:rPr>
        <w:t>lpxC</w:t>
      </w:r>
      <w:proofErr w:type="spellEnd"/>
      <w:r w:rsidRPr="00580022">
        <w:rPr>
          <w:rFonts w:ascii="Arial" w:eastAsia="Arial" w:hAnsi="Arial" w:cs="Arial"/>
          <w:sz w:val="22"/>
          <w:szCs w:val="22"/>
        </w:rPr>
        <w:t xml:space="preserve"> performs the committed step in synthesis of Lipid A which protects bacterial cells from the damage of external agents like antibiotics.  Since ETEC is not a threat for </w:t>
      </w:r>
      <w:r w:rsidRPr="00580022">
        <w:rPr>
          <w:rFonts w:ascii="Arial" w:eastAsia="Arial" w:hAnsi="Arial" w:cs="Arial"/>
          <w:i/>
          <w:sz w:val="22"/>
          <w:szCs w:val="22"/>
        </w:rPr>
        <w:t>V. cholerae</w:t>
      </w:r>
      <w:r w:rsidRPr="00580022">
        <w:rPr>
          <w:rFonts w:ascii="Arial" w:eastAsia="Arial" w:hAnsi="Arial" w:cs="Arial"/>
          <w:sz w:val="22"/>
          <w:szCs w:val="22"/>
        </w:rPr>
        <w:t xml:space="preserve">, on the contrary, as we have shown here, ETEC is boosting </w:t>
      </w:r>
      <w:r w:rsidRPr="00580022">
        <w:rPr>
          <w:rFonts w:ascii="Arial" w:eastAsia="Arial" w:hAnsi="Arial" w:cs="Arial"/>
          <w:i/>
          <w:sz w:val="22"/>
          <w:szCs w:val="22"/>
        </w:rPr>
        <w:t>V. cholerae</w:t>
      </w:r>
      <w:r w:rsidRPr="00580022">
        <w:rPr>
          <w:rFonts w:ascii="Arial" w:eastAsia="Arial" w:hAnsi="Arial" w:cs="Arial"/>
          <w:sz w:val="22"/>
          <w:szCs w:val="22"/>
        </w:rPr>
        <w:t xml:space="preserve"> growth properties, it could be that </w:t>
      </w:r>
      <w:proofErr w:type="spellStart"/>
      <w:r w:rsidRPr="00580022">
        <w:rPr>
          <w:rFonts w:ascii="Arial" w:eastAsia="Arial" w:hAnsi="Arial" w:cs="Arial"/>
          <w:i/>
          <w:sz w:val="22"/>
          <w:szCs w:val="22"/>
        </w:rPr>
        <w:t>lpxC</w:t>
      </w:r>
      <w:proofErr w:type="spellEnd"/>
      <w:r w:rsidRPr="00580022">
        <w:rPr>
          <w:rFonts w:ascii="Arial" w:eastAsia="Arial" w:hAnsi="Arial" w:cs="Arial"/>
          <w:sz w:val="22"/>
          <w:szCs w:val="22"/>
        </w:rPr>
        <w:t xml:space="preserve"> and </w:t>
      </w:r>
      <w:proofErr w:type="spellStart"/>
      <w:r w:rsidRPr="00580022">
        <w:rPr>
          <w:rFonts w:ascii="Arial" w:eastAsia="Arial" w:hAnsi="Arial" w:cs="Arial"/>
          <w:i/>
          <w:sz w:val="22"/>
          <w:szCs w:val="22"/>
        </w:rPr>
        <w:t>lpxK</w:t>
      </w:r>
      <w:proofErr w:type="spellEnd"/>
      <w:r w:rsidRPr="00580022">
        <w:rPr>
          <w:rFonts w:ascii="Arial" w:eastAsia="Arial" w:hAnsi="Arial" w:cs="Arial"/>
          <w:sz w:val="22"/>
          <w:szCs w:val="22"/>
        </w:rPr>
        <w:t xml:space="preserve"> become indispensable in this setting. </w:t>
      </w:r>
      <w:proofErr w:type="spellStart"/>
      <w:r w:rsidRPr="00580022">
        <w:rPr>
          <w:rFonts w:ascii="Arial" w:eastAsia="Arial" w:hAnsi="Arial" w:cs="Arial"/>
          <w:i/>
          <w:sz w:val="22"/>
          <w:szCs w:val="22"/>
        </w:rPr>
        <w:t>lpxC</w:t>
      </w:r>
      <w:proofErr w:type="spellEnd"/>
      <w:r w:rsidRPr="00580022">
        <w:rPr>
          <w:rFonts w:ascii="Arial" w:eastAsia="Arial" w:hAnsi="Arial" w:cs="Arial"/>
          <w:sz w:val="22"/>
          <w:szCs w:val="22"/>
        </w:rPr>
        <w:t xml:space="preserve"> inhibitors have been shown to be effective against </w:t>
      </w:r>
      <w:r w:rsidRPr="00580022">
        <w:rPr>
          <w:rFonts w:ascii="Arial" w:eastAsia="Arial" w:hAnsi="Arial" w:cs="Arial"/>
          <w:i/>
          <w:sz w:val="22"/>
          <w:szCs w:val="22"/>
        </w:rPr>
        <w:t xml:space="preserve">V. </w:t>
      </w:r>
      <w:r w:rsidRPr="00580022">
        <w:rPr>
          <w:rFonts w:ascii="Arial" w:eastAsia="Arial" w:hAnsi="Arial" w:cs="Arial"/>
          <w:sz w:val="22"/>
          <w:szCs w:val="22"/>
        </w:rPr>
        <w:t xml:space="preserve">cholerae </w:t>
      </w:r>
      <w:r w:rsidRPr="00580022">
        <w:rPr>
          <w:rFonts w:ascii="Arial" w:eastAsia="Arial" w:hAnsi="Arial" w:cs="Arial"/>
          <w:i/>
          <w:sz w:val="22"/>
          <w:szCs w:val="22"/>
        </w:rPr>
        <w:t>in vitro</w:t>
      </w:r>
      <w:r w:rsidRPr="00580022">
        <w:rPr>
          <w:rFonts w:ascii="Arial" w:eastAsia="Arial" w:hAnsi="Arial" w:cs="Arial"/>
          <w:sz w:val="22"/>
          <w:szCs w:val="22"/>
        </w:rPr>
        <w:t xml:space="preserve"> (PMID: 21167751, PMID: 23914798). We predict that this efficacy will drop if</w:t>
      </w:r>
      <w:r w:rsidRPr="00580022">
        <w:rPr>
          <w:rFonts w:ascii="Arial" w:eastAsia="Arial" w:hAnsi="Arial" w:cs="Arial"/>
          <w:i/>
          <w:sz w:val="22"/>
          <w:szCs w:val="22"/>
        </w:rPr>
        <w:t xml:space="preserve"> V. cholerae</w:t>
      </w:r>
      <w:r w:rsidRPr="00580022">
        <w:rPr>
          <w:rFonts w:ascii="Arial" w:eastAsia="Arial" w:hAnsi="Arial" w:cs="Arial"/>
          <w:sz w:val="22"/>
          <w:szCs w:val="22"/>
        </w:rPr>
        <w:t xml:space="preserve"> is interacting with other enteric pathogens like ETEC. </w:t>
      </w:r>
    </w:p>
    <w:p w14:paraId="51DF4C68" w14:textId="77777777" w:rsidR="0032466F" w:rsidRPr="00580022" w:rsidRDefault="0032466F" w:rsidP="001E06A4">
      <w:pPr>
        <w:spacing w:line="276" w:lineRule="auto"/>
        <w:jc w:val="both"/>
        <w:rPr>
          <w:rFonts w:ascii="Arial" w:eastAsia="Arial" w:hAnsi="Arial" w:cs="Arial"/>
          <w:sz w:val="22"/>
          <w:szCs w:val="22"/>
        </w:rPr>
      </w:pPr>
    </w:p>
    <w:p w14:paraId="7E83191B"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Differential gene expression analysis could potentially provide some explanation for the variation in gene essentiality between mono- and co-culture experiments. Glutamate racemase lost its essentiality in V52/ETEC co-culture. Expression data shows that it is significantly upregulated in E36 (</w:t>
      </w:r>
      <w:proofErr w:type="spellStart"/>
      <w:r w:rsidRPr="00580022">
        <w:rPr>
          <w:rFonts w:ascii="Arial" w:eastAsia="Arial" w:hAnsi="Arial" w:cs="Arial"/>
          <w:sz w:val="22"/>
          <w:szCs w:val="22"/>
        </w:rPr>
        <w:t>logFC</w:t>
      </w:r>
      <w:proofErr w:type="spellEnd"/>
      <w:r w:rsidRPr="00580022">
        <w:rPr>
          <w:rFonts w:ascii="Arial" w:eastAsia="Arial" w:hAnsi="Arial" w:cs="Arial"/>
          <w:sz w:val="22"/>
          <w:szCs w:val="22"/>
        </w:rPr>
        <w:t xml:space="preserve"> &gt; 2, adjusted p value = 1.98E-6) and E616 (</w:t>
      </w:r>
      <w:proofErr w:type="spellStart"/>
      <w:r w:rsidRPr="00580022">
        <w:rPr>
          <w:rFonts w:ascii="Arial" w:eastAsia="Arial" w:hAnsi="Arial" w:cs="Arial"/>
          <w:sz w:val="22"/>
          <w:szCs w:val="22"/>
        </w:rPr>
        <w:t>logFC</w:t>
      </w:r>
      <w:proofErr w:type="spellEnd"/>
      <w:r w:rsidRPr="00580022">
        <w:rPr>
          <w:rFonts w:ascii="Arial" w:eastAsia="Arial" w:hAnsi="Arial" w:cs="Arial"/>
          <w:sz w:val="22"/>
          <w:szCs w:val="22"/>
        </w:rPr>
        <w:t xml:space="preserve"> &gt; 1.5, adjusted p value = 0.06) when co-cultured with V52 relative to their mono-cultures. </w:t>
      </w:r>
    </w:p>
    <w:p w14:paraId="06670D29" w14:textId="77777777" w:rsidR="0032466F" w:rsidRPr="00580022" w:rsidRDefault="0032466F" w:rsidP="001E06A4">
      <w:pPr>
        <w:spacing w:line="276" w:lineRule="auto"/>
        <w:jc w:val="both"/>
        <w:rPr>
          <w:rFonts w:ascii="Arial" w:eastAsia="Arial" w:hAnsi="Arial" w:cs="Arial"/>
          <w:sz w:val="22"/>
          <w:szCs w:val="22"/>
          <w:highlight w:val="white"/>
        </w:rPr>
      </w:pPr>
    </w:p>
    <w:p w14:paraId="3A70842F" w14:textId="77777777" w:rsidR="0032466F" w:rsidRPr="00580022" w:rsidRDefault="006F2E59" w:rsidP="001E06A4">
      <w:pPr>
        <w:pStyle w:val="Heading2"/>
        <w:spacing w:line="276" w:lineRule="auto"/>
        <w:jc w:val="both"/>
        <w:rPr>
          <w:i/>
        </w:rPr>
      </w:pPr>
      <w:bookmarkStart w:id="183" w:name="_Toc12888218"/>
      <w:r w:rsidRPr="00580022">
        <w:t xml:space="preserve">Bacteriocins result in difference in response between ETEC strains to co-growth with </w:t>
      </w:r>
      <w:r w:rsidRPr="00580022">
        <w:rPr>
          <w:i/>
        </w:rPr>
        <w:t>V. cholerae</w:t>
      </w:r>
      <w:bookmarkEnd w:id="183"/>
    </w:p>
    <w:p w14:paraId="098BD1F3" w14:textId="77777777" w:rsidR="0032466F" w:rsidRPr="00580022" w:rsidRDefault="006F2E59" w:rsidP="001E06A4">
      <w:pPr>
        <w:spacing w:line="276" w:lineRule="auto"/>
        <w:jc w:val="both"/>
        <w:rPr>
          <w:rFonts w:ascii="Arial" w:eastAsia="Arial" w:hAnsi="Arial" w:cs="Arial"/>
          <w:b/>
          <w:sz w:val="22"/>
          <w:szCs w:val="22"/>
          <w:highlight w:val="white"/>
        </w:rPr>
      </w:pPr>
      <w:r w:rsidRPr="00580022">
        <w:rPr>
          <w:rFonts w:ascii="Arial" w:eastAsia="Arial" w:hAnsi="Arial" w:cs="Arial"/>
          <w:b/>
          <w:noProof/>
          <w:sz w:val="22"/>
          <w:szCs w:val="22"/>
          <w:highlight w:val="white"/>
        </w:rPr>
        <w:drawing>
          <wp:inline distT="114300" distB="114300" distL="114300" distR="114300" wp14:anchorId="6DEA67DB" wp14:editId="549F1BDE">
            <wp:extent cx="5943600" cy="2971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2971800"/>
                    </a:xfrm>
                    <a:prstGeom prst="rect">
                      <a:avLst/>
                    </a:prstGeom>
                    <a:ln/>
                  </pic:spPr>
                </pic:pic>
              </a:graphicData>
            </a:graphic>
          </wp:inline>
        </w:drawing>
      </w:r>
    </w:p>
    <w:p w14:paraId="540206B5" w14:textId="77777777" w:rsidR="0032466F" w:rsidRPr="00580022" w:rsidRDefault="0032466F" w:rsidP="001E06A4">
      <w:pPr>
        <w:spacing w:line="276" w:lineRule="auto"/>
        <w:jc w:val="both"/>
        <w:rPr>
          <w:rFonts w:ascii="Arial" w:eastAsia="Arial" w:hAnsi="Arial" w:cs="Arial"/>
          <w:sz w:val="22"/>
          <w:szCs w:val="22"/>
          <w:highlight w:val="white"/>
        </w:rPr>
      </w:pPr>
    </w:p>
    <w:p w14:paraId="6CC826C4" w14:textId="1E690E1F"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b/>
          <w:sz w:val="22"/>
          <w:szCs w:val="22"/>
        </w:rPr>
        <w:t>Figure S</w:t>
      </w:r>
      <w:ins w:id="184" w:author="Microsoft Office User" w:date="2020-05-31T12:55:00Z">
        <w:r w:rsidR="002B240A">
          <w:rPr>
            <w:rFonts w:ascii="Arial" w:eastAsia="Arial" w:hAnsi="Arial" w:cs="Arial"/>
            <w:b/>
            <w:sz w:val="22"/>
            <w:szCs w:val="22"/>
          </w:rPr>
          <w:t>5</w:t>
        </w:r>
      </w:ins>
      <w:del w:id="185" w:author="Microsoft Office User" w:date="2020-05-31T12:54:00Z">
        <w:r w:rsidRPr="00580022" w:rsidDel="002B240A">
          <w:rPr>
            <w:rFonts w:ascii="Arial" w:eastAsia="Arial" w:hAnsi="Arial" w:cs="Arial"/>
            <w:b/>
            <w:sz w:val="22"/>
            <w:szCs w:val="22"/>
          </w:rPr>
          <w:delText>4</w:delText>
        </w:r>
      </w:del>
      <w:r w:rsidRPr="00580022">
        <w:rPr>
          <w:rFonts w:ascii="Arial" w:eastAsia="Arial" w:hAnsi="Arial" w:cs="Arial"/>
          <w:b/>
          <w:sz w:val="22"/>
          <w:szCs w:val="22"/>
        </w:rPr>
        <w:t>| Differential expression analysis of bacteriocin related genes in Enterotoxigenic E. coli</w:t>
      </w:r>
      <w:r w:rsidRPr="00580022">
        <w:rPr>
          <w:rFonts w:ascii="Arial" w:eastAsia="Arial" w:hAnsi="Arial" w:cs="Arial"/>
          <w:sz w:val="22"/>
          <w:szCs w:val="22"/>
        </w:rPr>
        <w:t xml:space="preserve">. Colicins’ production and tolerance genes are significantly up- regulated in E616 co-culture with </w:t>
      </w:r>
      <w:r w:rsidRPr="00580022">
        <w:rPr>
          <w:rFonts w:ascii="Arial" w:eastAsia="Arial" w:hAnsi="Arial" w:cs="Arial"/>
          <w:i/>
          <w:sz w:val="22"/>
          <w:szCs w:val="22"/>
        </w:rPr>
        <w:t>V. cholerae</w:t>
      </w:r>
      <w:r w:rsidRPr="00580022">
        <w:rPr>
          <w:rFonts w:ascii="Arial" w:eastAsia="Arial" w:hAnsi="Arial" w:cs="Arial"/>
          <w:sz w:val="22"/>
          <w:szCs w:val="22"/>
        </w:rPr>
        <w:t xml:space="preserve"> relative to the individually grown E616. In contrast, E36, whose growth is more sensitive to co-growth with VCH failed to up-regulate bacteriocins related genes.</w:t>
      </w:r>
    </w:p>
    <w:p w14:paraId="55842550"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49984E7F" w14:textId="77777777" w:rsidR="0032466F" w:rsidRPr="00580022" w:rsidRDefault="006F2E59" w:rsidP="001E06A4">
      <w:pPr>
        <w:pStyle w:val="Heading2"/>
        <w:spacing w:line="276" w:lineRule="auto"/>
        <w:jc w:val="both"/>
      </w:pPr>
      <w:bookmarkStart w:id="186" w:name="_Toc12888219"/>
      <w:r w:rsidRPr="00580022">
        <w:rPr>
          <w:i/>
        </w:rPr>
        <w:t>In silico</w:t>
      </w:r>
      <w:r w:rsidRPr="00580022">
        <w:t xml:space="preserve"> simulations, data and software Availability</w:t>
      </w:r>
      <w:bookmarkEnd w:id="186"/>
    </w:p>
    <w:p w14:paraId="73082F35" w14:textId="17F19AE2" w:rsidR="0032466F" w:rsidRPr="00580022" w:rsidRDefault="006F2E59" w:rsidP="00AC56A9">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All raw and processed data will be deposited to SRA archive. The </w:t>
      </w:r>
      <w:r w:rsidRPr="00580022">
        <w:rPr>
          <w:rFonts w:ascii="Arial" w:eastAsia="Arial" w:hAnsi="Arial" w:cs="Arial"/>
          <w:i/>
          <w:iCs/>
          <w:sz w:val="22"/>
          <w:szCs w:val="22"/>
        </w:rPr>
        <w:t>V. cholerae</w:t>
      </w:r>
      <w:r w:rsidRPr="00580022">
        <w:rPr>
          <w:rFonts w:ascii="Arial" w:eastAsia="Arial" w:hAnsi="Arial" w:cs="Arial"/>
          <w:sz w:val="22"/>
          <w:szCs w:val="22"/>
        </w:rPr>
        <w:t xml:space="preserve"> </w:t>
      </w:r>
      <w:r w:rsidRPr="00580022">
        <w:rPr>
          <w:rFonts w:ascii="Arial" w:eastAsia="Arial" w:hAnsi="Arial" w:cs="Arial"/>
          <w:i/>
          <w:iCs/>
          <w:sz w:val="22"/>
          <w:szCs w:val="22"/>
        </w:rPr>
        <w:t>i</w:t>
      </w:r>
      <w:r w:rsidRPr="00580022">
        <w:rPr>
          <w:rFonts w:ascii="Arial" w:eastAsia="Arial" w:hAnsi="Arial" w:cs="Arial"/>
          <w:sz w:val="22"/>
          <w:szCs w:val="22"/>
        </w:rPr>
        <w:t xml:space="preserve">AM-Vc960 model will be deposited in </w:t>
      </w:r>
      <w:proofErr w:type="spellStart"/>
      <w:r w:rsidRPr="00580022">
        <w:rPr>
          <w:rFonts w:ascii="Arial" w:eastAsia="Arial" w:hAnsi="Arial" w:cs="Arial"/>
          <w:sz w:val="22"/>
          <w:szCs w:val="22"/>
        </w:rPr>
        <w:t>BiGG</w:t>
      </w:r>
      <w:proofErr w:type="spellEnd"/>
      <w:r w:rsidR="006E2E7A" w:rsidRPr="00580022">
        <w:rPr>
          <w:rFonts w:ascii="Arial" w:eastAsia="Arial" w:hAnsi="Arial" w:cs="Arial"/>
          <w:sz w:val="22"/>
          <w:szCs w:val="22"/>
        </w:rPr>
        <w:t xml:space="preserve"> and </w:t>
      </w:r>
      <w:proofErr w:type="spellStart"/>
      <w:r w:rsidR="006E2E7A" w:rsidRPr="00580022">
        <w:rPr>
          <w:rFonts w:ascii="Arial" w:eastAsia="Arial" w:hAnsi="Arial" w:cs="Arial"/>
          <w:sz w:val="22"/>
          <w:szCs w:val="22"/>
        </w:rPr>
        <w:t>Biomodels</w:t>
      </w:r>
      <w:proofErr w:type="spellEnd"/>
      <w:r w:rsidR="006E2E7A" w:rsidRPr="00580022">
        <w:rPr>
          <w:rFonts w:ascii="Arial" w:eastAsia="Arial" w:hAnsi="Arial" w:cs="Arial"/>
          <w:sz w:val="22"/>
          <w:szCs w:val="22"/>
        </w:rPr>
        <w:t xml:space="preserve"> repository</w:t>
      </w:r>
      <w:r w:rsidRPr="00580022">
        <w:rPr>
          <w:rFonts w:ascii="Arial" w:eastAsia="Arial" w:hAnsi="Arial" w:cs="Arial"/>
          <w:sz w:val="22"/>
          <w:szCs w:val="22"/>
        </w:rPr>
        <w:t>.  All code used in this project is available</w:t>
      </w:r>
      <w:r w:rsidR="00061813" w:rsidRPr="00580022">
        <w:rPr>
          <w:rFonts w:ascii="Arial" w:eastAsia="Arial" w:hAnsi="Arial" w:cs="Arial"/>
          <w:sz w:val="22"/>
          <w:szCs w:val="22"/>
        </w:rPr>
        <w:t xml:space="preserve"> </w:t>
      </w:r>
      <w:r w:rsidR="00167B1F" w:rsidRPr="00580022">
        <w:rPr>
          <w:rFonts w:ascii="Arial" w:eastAsia="Arial" w:hAnsi="Arial" w:cs="Arial"/>
          <w:sz w:val="22"/>
          <w:szCs w:val="22"/>
        </w:rPr>
        <w:t xml:space="preserve">upon request </w:t>
      </w:r>
      <w:r w:rsidRPr="00580022">
        <w:rPr>
          <w:rFonts w:ascii="Arial" w:eastAsia="Arial" w:hAnsi="Arial" w:cs="Arial"/>
          <w:sz w:val="22"/>
          <w:szCs w:val="22"/>
        </w:rPr>
        <w:t xml:space="preserve">through </w:t>
      </w:r>
      <w:proofErr w:type="spellStart"/>
      <w:r w:rsidRPr="00580022">
        <w:rPr>
          <w:rFonts w:ascii="Arial" w:eastAsia="Arial" w:hAnsi="Arial" w:cs="Arial"/>
          <w:sz w:val="22"/>
          <w:szCs w:val="22"/>
        </w:rPr>
        <w:t>Rmd</w:t>
      </w:r>
      <w:proofErr w:type="spellEnd"/>
      <w:r w:rsidRPr="00580022">
        <w:rPr>
          <w:rFonts w:ascii="Arial" w:eastAsia="Arial" w:hAnsi="Arial" w:cs="Arial"/>
          <w:sz w:val="22"/>
          <w:szCs w:val="22"/>
        </w:rPr>
        <w:t xml:space="preserve"> file</w:t>
      </w:r>
      <w:r w:rsidR="006E2E7A" w:rsidRPr="00580022">
        <w:rPr>
          <w:rFonts w:ascii="Arial" w:eastAsia="Arial" w:hAnsi="Arial" w:cs="Arial"/>
          <w:sz w:val="22"/>
          <w:szCs w:val="22"/>
        </w:rPr>
        <w:t>s</w:t>
      </w:r>
      <w:r w:rsidRPr="00580022">
        <w:rPr>
          <w:rFonts w:ascii="Arial" w:eastAsia="Arial" w:hAnsi="Arial" w:cs="Arial"/>
          <w:sz w:val="22"/>
          <w:szCs w:val="22"/>
        </w:rPr>
        <w:t xml:space="preserve"> and can be used for reproducibility and to display results alongside corresponding analyses. </w:t>
      </w:r>
    </w:p>
    <w:p w14:paraId="1C07F2A0" w14:textId="77777777" w:rsidR="0032466F" w:rsidRPr="00580022" w:rsidRDefault="0032466F" w:rsidP="001E06A4">
      <w:pPr>
        <w:spacing w:line="276" w:lineRule="auto"/>
        <w:jc w:val="both"/>
        <w:rPr>
          <w:rFonts w:ascii="Arial" w:eastAsia="Arial" w:hAnsi="Arial" w:cs="Arial"/>
          <w:sz w:val="22"/>
          <w:szCs w:val="22"/>
        </w:rPr>
      </w:pPr>
    </w:p>
    <w:p w14:paraId="77F3AD07" w14:textId="77777777" w:rsidR="0032466F" w:rsidRPr="00580022" w:rsidRDefault="006F2E59" w:rsidP="001E06A4">
      <w:pPr>
        <w:spacing w:line="276" w:lineRule="auto"/>
        <w:jc w:val="both"/>
        <w:rPr>
          <w:rFonts w:ascii="Arial" w:eastAsia="Arial" w:hAnsi="Arial" w:cs="Arial"/>
          <w:b/>
          <w:sz w:val="32"/>
          <w:szCs w:val="32"/>
        </w:rPr>
      </w:pPr>
      <w:r w:rsidRPr="00580022">
        <w:rPr>
          <w:rFonts w:ascii="Arial" w:eastAsia="Arial" w:hAnsi="Arial" w:cs="Arial"/>
          <w:b/>
          <w:sz w:val="32"/>
          <w:szCs w:val="32"/>
        </w:rPr>
        <w:t>Testing for metabolites exchange on solid agar</w:t>
      </w:r>
    </w:p>
    <w:p w14:paraId="5A41DBA1"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2B939385"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In order to assess if there is cross-talk or metabolic exchange happening at the molecular level that influences the growth of the two species under co-culture conditions, growth experiments in solid media were performed. Mutualistic growth patterns of </w:t>
      </w:r>
      <w:r w:rsidRPr="00580022">
        <w:rPr>
          <w:rFonts w:ascii="Arial" w:eastAsia="Arial" w:hAnsi="Arial" w:cs="Arial"/>
          <w:i/>
          <w:sz w:val="22"/>
          <w:szCs w:val="22"/>
        </w:rPr>
        <w:t>V. cholerae</w:t>
      </w:r>
      <w:r w:rsidRPr="00580022">
        <w:rPr>
          <w:rFonts w:ascii="Arial" w:eastAsia="Arial" w:hAnsi="Arial" w:cs="Arial"/>
          <w:sz w:val="22"/>
          <w:szCs w:val="22"/>
        </w:rPr>
        <w:t xml:space="preserve"> V52 and ETEC (E36 and E616) in solid medium were observed by spotting both cultures under three different scenarios (Figure S5) – 1) “Overlapping” where the colonies merge with each other, 2) “Touching” where the colonies are just laid next to each other and 3) “Spacing” where there was a gap of 1.5 cm between the centers of the two colonies. Pictures were captured after (Figure S5A) 24h and (Figure S5B) 48h of growth at 30°C. Spotting was carried out at three different OD</w:t>
      </w:r>
      <w:r w:rsidRPr="00580022">
        <w:rPr>
          <w:rFonts w:ascii="Arial" w:eastAsia="Arial" w:hAnsi="Arial" w:cs="Arial"/>
          <w:sz w:val="22"/>
          <w:szCs w:val="22"/>
          <w:vertAlign w:val="subscript"/>
        </w:rPr>
        <w:t xml:space="preserve">600 </w:t>
      </w:r>
      <w:r w:rsidRPr="00580022">
        <w:rPr>
          <w:rFonts w:ascii="Arial" w:eastAsia="Arial" w:hAnsi="Arial" w:cs="Arial"/>
          <w:sz w:val="22"/>
          <w:szCs w:val="22"/>
        </w:rPr>
        <w:t>measurements to capture the effect.</w:t>
      </w:r>
    </w:p>
    <w:p w14:paraId="578F1B99" w14:textId="77777777" w:rsidR="0032466F" w:rsidRPr="00580022" w:rsidRDefault="0032466F" w:rsidP="001E06A4">
      <w:pPr>
        <w:spacing w:line="276" w:lineRule="auto"/>
        <w:jc w:val="both"/>
        <w:rPr>
          <w:rFonts w:ascii="Arial" w:eastAsia="Arial" w:hAnsi="Arial" w:cs="Arial"/>
          <w:sz w:val="22"/>
          <w:szCs w:val="22"/>
        </w:rPr>
      </w:pPr>
    </w:p>
    <w:p w14:paraId="2822A4F5" w14:textId="77777777" w:rsidR="0032466F" w:rsidRPr="00580022" w:rsidRDefault="0032466F" w:rsidP="001E06A4">
      <w:pPr>
        <w:spacing w:line="276" w:lineRule="auto"/>
        <w:jc w:val="both"/>
        <w:rPr>
          <w:rFonts w:ascii="Arial" w:eastAsia="Arial" w:hAnsi="Arial" w:cs="Arial"/>
          <w:sz w:val="22"/>
          <w:szCs w:val="22"/>
        </w:rPr>
      </w:pPr>
    </w:p>
    <w:p w14:paraId="541F25D1"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noProof/>
          <w:sz w:val="22"/>
          <w:szCs w:val="22"/>
        </w:rPr>
        <w:drawing>
          <wp:inline distT="0" distB="0" distL="0" distR="0" wp14:anchorId="76FCEF48" wp14:editId="6074A2FA">
            <wp:extent cx="5943600" cy="23018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2301875"/>
                    </a:xfrm>
                    <a:prstGeom prst="rect">
                      <a:avLst/>
                    </a:prstGeom>
                    <a:ln/>
                  </pic:spPr>
                </pic:pic>
              </a:graphicData>
            </a:graphic>
          </wp:inline>
        </w:drawing>
      </w:r>
    </w:p>
    <w:p w14:paraId="49FAA276" w14:textId="401477BF"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b/>
          <w:sz w:val="22"/>
          <w:szCs w:val="22"/>
        </w:rPr>
        <w:t>Figure S</w:t>
      </w:r>
      <w:ins w:id="187" w:author="Microsoft Office User" w:date="2020-06-10T20:26:00Z">
        <w:r w:rsidR="000B46D9">
          <w:rPr>
            <w:rFonts w:ascii="Arial" w:eastAsia="Arial" w:hAnsi="Arial" w:cs="Arial"/>
            <w:b/>
            <w:sz w:val="22"/>
            <w:szCs w:val="22"/>
          </w:rPr>
          <w:t>6</w:t>
        </w:r>
      </w:ins>
      <w:del w:id="188" w:author="Microsoft Office User" w:date="2020-06-10T20:26:00Z">
        <w:r w:rsidRPr="00580022" w:rsidDel="000B46D9">
          <w:rPr>
            <w:rFonts w:ascii="Arial" w:eastAsia="Arial" w:hAnsi="Arial" w:cs="Arial"/>
            <w:b/>
            <w:sz w:val="22"/>
            <w:szCs w:val="22"/>
          </w:rPr>
          <w:delText>5</w:delText>
        </w:r>
      </w:del>
      <w:r w:rsidRPr="00580022">
        <w:rPr>
          <w:rFonts w:ascii="Arial" w:eastAsia="Arial" w:hAnsi="Arial" w:cs="Arial"/>
          <w:b/>
          <w:sz w:val="22"/>
          <w:szCs w:val="22"/>
        </w:rPr>
        <w:t xml:space="preserve">| Overlapping </w:t>
      </w:r>
      <w:r w:rsidRPr="00580022">
        <w:rPr>
          <w:rFonts w:ascii="Arial" w:eastAsia="Arial" w:hAnsi="Arial" w:cs="Arial"/>
          <w:b/>
          <w:i/>
          <w:sz w:val="22"/>
          <w:szCs w:val="22"/>
        </w:rPr>
        <w:t>V. cholerae</w:t>
      </w:r>
      <w:r w:rsidRPr="00580022">
        <w:rPr>
          <w:rFonts w:ascii="Arial" w:eastAsia="Arial" w:hAnsi="Arial" w:cs="Arial"/>
          <w:b/>
          <w:sz w:val="22"/>
          <w:szCs w:val="22"/>
        </w:rPr>
        <w:t xml:space="preserve"> V52/ETEC colonies experiment</w:t>
      </w:r>
      <w:r w:rsidRPr="00580022">
        <w:rPr>
          <w:rFonts w:ascii="Arial" w:eastAsia="Arial" w:hAnsi="Arial" w:cs="Arial"/>
          <w:sz w:val="22"/>
          <w:szCs w:val="22"/>
        </w:rPr>
        <w:t>.</w:t>
      </w:r>
      <w:r w:rsidRPr="00580022">
        <w:rPr>
          <w:rFonts w:ascii="Arial" w:eastAsia="Arial" w:hAnsi="Arial" w:cs="Arial"/>
          <w:b/>
          <w:sz w:val="22"/>
          <w:szCs w:val="22"/>
        </w:rPr>
        <w:t xml:space="preserve"> </w:t>
      </w:r>
      <w:r w:rsidRPr="00580022">
        <w:rPr>
          <w:rFonts w:ascii="Arial" w:eastAsia="Arial" w:hAnsi="Arial" w:cs="Arial"/>
          <w:sz w:val="22"/>
          <w:szCs w:val="22"/>
        </w:rPr>
        <w:t xml:space="preserve">Two strains of ETEC (E36 and E616) were tested in co-culture with </w:t>
      </w:r>
      <w:r w:rsidRPr="00580022">
        <w:rPr>
          <w:rFonts w:ascii="Arial" w:eastAsia="Arial" w:hAnsi="Arial" w:cs="Arial"/>
          <w:i/>
          <w:sz w:val="22"/>
          <w:szCs w:val="22"/>
        </w:rPr>
        <w:t>V. cholerae</w:t>
      </w:r>
      <w:r w:rsidRPr="00580022">
        <w:rPr>
          <w:rFonts w:ascii="Arial" w:eastAsia="Arial" w:hAnsi="Arial" w:cs="Arial"/>
          <w:sz w:val="22"/>
          <w:szCs w:val="22"/>
        </w:rPr>
        <w:t xml:space="preserve"> V52. Three experimental designs were setup: ‘Overlapping’ where colonies merge with each other, ‘Touching’ where colonies are just laid next to each other and ‘With gap’ where there is a gap of 1.5 cm between the colonies. Picture was captured after (A) 24h and (B) 48h of growth at 30</w:t>
      </w:r>
      <w:r w:rsidRPr="00580022">
        <w:rPr>
          <w:rFonts w:ascii="Arial" w:eastAsia="Arial" w:hAnsi="Arial" w:cs="Arial"/>
          <w:sz w:val="22"/>
          <w:szCs w:val="22"/>
          <w:vertAlign w:val="superscript"/>
        </w:rPr>
        <w:t>o</w:t>
      </w:r>
      <w:r w:rsidRPr="00580022">
        <w:rPr>
          <w:rFonts w:ascii="Arial" w:eastAsia="Arial" w:hAnsi="Arial" w:cs="Arial"/>
          <w:sz w:val="22"/>
          <w:szCs w:val="22"/>
        </w:rPr>
        <w:t xml:space="preserve">C. The media used in the agar and liquid experiments were the same. </w:t>
      </w:r>
    </w:p>
    <w:p w14:paraId="2F37530C" w14:textId="77777777" w:rsidR="0032466F" w:rsidRPr="00580022" w:rsidRDefault="0032466F" w:rsidP="001E06A4">
      <w:pPr>
        <w:spacing w:line="276" w:lineRule="auto"/>
        <w:jc w:val="both"/>
        <w:rPr>
          <w:rFonts w:ascii="Arial" w:eastAsia="Arial" w:hAnsi="Arial" w:cs="Arial"/>
          <w:sz w:val="22"/>
          <w:szCs w:val="22"/>
        </w:rPr>
      </w:pPr>
    </w:p>
    <w:p w14:paraId="7879C674"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Unfortunately, using the overlapping colonies experiments, we were unable to reproduce the induction in </w:t>
      </w:r>
      <w:r w:rsidRPr="00580022">
        <w:rPr>
          <w:rFonts w:ascii="Arial" w:eastAsia="Arial" w:hAnsi="Arial" w:cs="Arial"/>
          <w:i/>
          <w:sz w:val="22"/>
          <w:szCs w:val="22"/>
        </w:rPr>
        <w:t>V. cholerae</w:t>
      </w:r>
      <w:r w:rsidRPr="00580022">
        <w:rPr>
          <w:rFonts w:ascii="Arial" w:eastAsia="Arial" w:hAnsi="Arial" w:cs="Arial"/>
          <w:sz w:val="22"/>
          <w:szCs w:val="22"/>
        </w:rPr>
        <w:t xml:space="preserve"> growth rate observed when co-culturing the two species in liquid medium. </w:t>
      </w:r>
      <w:r w:rsidRPr="00580022">
        <w:rPr>
          <w:rFonts w:ascii="Arial" w:eastAsia="Arial" w:hAnsi="Arial" w:cs="Arial"/>
          <w:sz w:val="22"/>
          <w:szCs w:val="22"/>
        </w:rPr>
        <w:lastRenderedPageBreak/>
        <w:t xml:space="preserve">An explanation for this could be that </w:t>
      </w:r>
      <w:r w:rsidRPr="00580022">
        <w:rPr>
          <w:rFonts w:ascii="Arial" w:eastAsia="Arial" w:hAnsi="Arial" w:cs="Arial"/>
          <w:i/>
          <w:sz w:val="22"/>
          <w:szCs w:val="22"/>
        </w:rPr>
        <w:t>V. cholerae</w:t>
      </w:r>
      <w:r w:rsidRPr="00580022">
        <w:rPr>
          <w:rFonts w:ascii="Arial" w:eastAsia="Arial" w:hAnsi="Arial" w:cs="Arial"/>
          <w:sz w:val="22"/>
          <w:szCs w:val="22"/>
        </w:rPr>
        <w:t xml:space="preserve"> adopts distinct metabolic programs when in liquid medium (planktonic state) relative to agar (biofilm state). </w:t>
      </w:r>
    </w:p>
    <w:p w14:paraId="72BF3AD6" w14:textId="77777777" w:rsidR="0032466F" w:rsidRPr="00580022" w:rsidRDefault="0032466F" w:rsidP="001E06A4">
      <w:pPr>
        <w:spacing w:line="276" w:lineRule="auto"/>
        <w:jc w:val="both"/>
        <w:rPr>
          <w:rFonts w:ascii="Arial" w:eastAsia="Arial" w:hAnsi="Arial" w:cs="Arial"/>
          <w:sz w:val="22"/>
          <w:szCs w:val="22"/>
        </w:rPr>
      </w:pPr>
    </w:p>
    <w:p w14:paraId="2D4116C2" w14:textId="77777777" w:rsidR="0032466F" w:rsidRPr="00580022" w:rsidRDefault="006F2E59" w:rsidP="001E06A4">
      <w:pPr>
        <w:pStyle w:val="Heading2"/>
        <w:spacing w:line="276" w:lineRule="auto"/>
        <w:jc w:val="both"/>
      </w:pPr>
      <w:bookmarkStart w:id="189" w:name="_Toc12888220"/>
      <w:r w:rsidRPr="00580022">
        <w:t>Spent media experiments</w:t>
      </w:r>
      <w:bookmarkEnd w:id="189"/>
    </w:p>
    <w:p w14:paraId="3512E36C"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Effect of metabolites, released by ETEC, on the growth of </w:t>
      </w:r>
      <w:r w:rsidRPr="00580022">
        <w:rPr>
          <w:rFonts w:ascii="Arial" w:eastAsia="Arial" w:hAnsi="Arial" w:cs="Arial"/>
          <w:i/>
          <w:sz w:val="22"/>
          <w:szCs w:val="22"/>
        </w:rPr>
        <w:t>V. cholerae</w:t>
      </w:r>
      <w:r w:rsidRPr="00580022">
        <w:rPr>
          <w:rFonts w:ascii="Arial" w:eastAsia="Arial" w:hAnsi="Arial" w:cs="Arial"/>
          <w:sz w:val="22"/>
          <w:szCs w:val="22"/>
        </w:rPr>
        <w:t xml:space="preserve"> was assessed by growing ETEC cultures to logarithmic or stationary phase in liquid medium and harvesting them. We then tested for the effect of ETEC spent medium on </w:t>
      </w:r>
      <w:r w:rsidRPr="00580022">
        <w:rPr>
          <w:rFonts w:ascii="Arial" w:eastAsia="Arial" w:hAnsi="Arial" w:cs="Arial"/>
          <w:i/>
          <w:sz w:val="22"/>
          <w:szCs w:val="22"/>
        </w:rPr>
        <w:t>V. cholerae</w:t>
      </w:r>
      <w:r w:rsidRPr="00580022">
        <w:rPr>
          <w:rFonts w:ascii="Arial" w:eastAsia="Arial" w:hAnsi="Arial" w:cs="Arial"/>
          <w:sz w:val="22"/>
          <w:szCs w:val="22"/>
        </w:rPr>
        <w:t xml:space="preserve"> growth using 100% spent medium and then using ETEC spent medium mixed with water at 1:1 composition, i.e. 50% ETEC spent medium. In either </w:t>
      </w:r>
      <w:proofErr w:type="gramStart"/>
      <w:r w:rsidRPr="00580022">
        <w:rPr>
          <w:rFonts w:ascii="Arial" w:eastAsia="Arial" w:hAnsi="Arial" w:cs="Arial"/>
          <w:sz w:val="22"/>
          <w:szCs w:val="22"/>
        </w:rPr>
        <w:t>cases</w:t>
      </w:r>
      <w:proofErr w:type="gramEnd"/>
      <w:r w:rsidRPr="00580022">
        <w:rPr>
          <w:rFonts w:ascii="Arial" w:eastAsia="Arial" w:hAnsi="Arial" w:cs="Arial"/>
          <w:sz w:val="22"/>
          <w:szCs w:val="22"/>
        </w:rPr>
        <w:t xml:space="preserve">, the “spent” medium was filtered using a 0.2 µm filter unit and </w:t>
      </w:r>
      <w:r w:rsidRPr="00580022">
        <w:rPr>
          <w:rFonts w:ascii="Arial" w:eastAsia="Arial" w:hAnsi="Arial" w:cs="Arial"/>
          <w:i/>
          <w:sz w:val="22"/>
          <w:szCs w:val="22"/>
        </w:rPr>
        <w:t xml:space="preserve">V. cholerae </w:t>
      </w:r>
      <w:r w:rsidRPr="00580022">
        <w:rPr>
          <w:rFonts w:ascii="Arial" w:eastAsia="Arial" w:hAnsi="Arial" w:cs="Arial"/>
          <w:sz w:val="22"/>
          <w:szCs w:val="22"/>
        </w:rPr>
        <w:t>cells were inoculated in the medium and grown until stationary phase. OD</w:t>
      </w:r>
      <w:r w:rsidRPr="00580022">
        <w:rPr>
          <w:rFonts w:ascii="Arial" w:eastAsia="Arial" w:hAnsi="Arial" w:cs="Arial"/>
          <w:sz w:val="22"/>
          <w:szCs w:val="22"/>
          <w:vertAlign w:val="subscript"/>
        </w:rPr>
        <w:t xml:space="preserve">600 </w:t>
      </w:r>
      <w:r w:rsidRPr="00580022">
        <w:rPr>
          <w:rFonts w:ascii="Arial" w:eastAsia="Arial" w:hAnsi="Arial" w:cs="Arial"/>
          <w:sz w:val="22"/>
          <w:szCs w:val="22"/>
        </w:rPr>
        <w:t xml:space="preserve">measurements were made at regular intervals.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grown in fresh medium was chosen as a control for the 100% spent medium case while it was grown in </w:t>
      </w:r>
      <w:proofErr w:type="spellStart"/>
      <w:r w:rsidRPr="00580022">
        <w:rPr>
          <w:rFonts w:ascii="Arial" w:eastAsia="Arial" w:hAnsi="Arial" w:cs="Arial"/>
          <w:sz w:val="22"/>
          <w:szCs w:val="22"/>
        </w:rPr>
        <w:t>frsh</w:t>
      </w:r>
      <w:proofErr w:type="spellEnd"/>
      <w:r w:rsidRPr="00580022">
        <w:rPr>
          <w:rFonts w:ascii="Arial" w:eastAsia="Arial" w:hAnsi="Arial" w:cs="Arial"/>
          <w:sz w:val="22"/>
          <w:szCs w:val="22"/>
        </w:rPr>
        <w:t xml:space="preserve"> medium diluted with water (1:1) to control for the 50% spent medium </w:t>
      </w:r>
    </w:p>
    <w:p w14:paraId="30AB82FF" w14:textId="77777777" w:rsidR="0032466F" w:rsidRPr="00580022" w:rsidRDefault="0032466F" w:rsidP="001E06A4">
      <w:pPr>
        <w:spacing w:line="276" w:lineRule="auto"/>
        <w:jc w:val="both"/>
        <w:rPr>
          <w:rFonts w:ascii="Arial" w:eastAsia="Arial" w:hAnsi="Arial" w:cs="Arial"/>
          <w:sz w:val="22"/>
          <w:szCs w:val="22"/>
        </w:rPr>
      </w:pPr>
    </w:p>
    <w:p w14:paraId="3ECD4588" w14:textId="77777777" w:rsidR="0032466F" w:rsidRPr="00580022" w:rsidRDefault="006F2E59" w:rsidP="001E06A4">
      <w:pPr>
        <w:spacing w:line="276" w:lineRule="auto"/>
        <w:jc w:val="both"/>
        <w:rPr>
          <w:rFonts w:ascii="Arial" w:eastAsia="Arial" w:hAnsi="Arial" w:cs="Arial"/>
          <w:sz w:val="22"/>
          <w:szCs w:val="22"/>
        </w:rPr>
      </w:pPr>
      <w:bookmarkStart w:id="190" w:name="_GoBack"/>
      <w:r w:rsidRPr="00580022">
        <w:rPr>
          <w:rFonts w:ascii="Arial" w:eastAsia="Arial" w:hAnsi="Arial" w:cs="Arial"/>
          <w:noProof/>
          <w:sz w:val="22"/>
          <w:szCs w:val="22"/>
        </w:rPr>
        <w:drawing>
          <wp:inline distT="0" distB="0" distL="0" distR="0" wp14:anchorId="759D3A8B" wp14:editId="2BDBCBA7">
            <wp:extent cx="5943600" cy="146431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1464310"/>
                    </a:xfrm>
                    <a:prstGeom prst="rect">
                      <a:avLst/>
                    </a:prstGeom>
                    <a:ln/>
                  </pic:spPr>
                </pic:pic>
              </a:graphicData>
            </a:graphic>
          </wp:inline>
        </w:drawing>
      </w:r>
      <w:bookmarkEnd w:id="190"/>
    </w:p>
    <w:p w14:paraId="63F14487" w14:textId="77777777" w:rsidR="0032466F" w:rsidRPr="00580022" w:rsidRDefault="0032466F" w:rsidP="001E06A4">
      <w:pPr>
        <w:spacing w:line="276" w:lineRule="auto"/>
        <w:jc w:val="both"/>
        <w:rPr>
          <w:rFonts w:ascii="Arial" w:eastAsia="Arial" w:hAnsi="Arial" w:cs="Arial"/>
          <w:sz w:val="22"/>
          <w:szCs w:val="22"/>
        </w:rPr>
      </w:pPr>
    </w:p>
    <w:p w14:paraId="39DECBE1" w14:textId="6C42BEB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b/>
          <w:sz w:val="22"/>
          <w:szCs w:val="22"/>
        </w:rPr>
        <w:t>Figure S</w:t>
      </w:r>
      <w:ins w:id="191" w:author="Microsoft Office User" w:date="2020-06-10T20:27:00Z">
        <w:r w:rsidR="000B46D9">
          <w:rPr>
            <w:rFonts w:ascii="Arial" w:eastAsia="Arial" w:hAnsi="Arial" w:cs="Arial"/>
            <w:b/>
            <w:sz w:val="22"/>
            <w:szCs w:val="22"/>
          </w:rPr>
          <w:t>7</w:t>
        </w:r>
      </w:ins>
      <w:del w:id="192" w:author="Microsoft Office User" w:date="2020-06-10T20:27:00Z">
        <w:r w:rsidRPr="00580022" w:rsidDel="000B46D9">
          <w:rPr>
            <w:rFonts w:ascii="Arial" w:eastAsia="Arial" w:hAnsi="Arial" w:cs="Arial"/>
            <w:b/>
            <w:sz w:val="22"/>
            <w:szCs w:val="22"/>
          </w:rPr>
          <w:delText>6</w:delText>
        </w:r>
      </w:del>
      <w:r w:rsidRPr="00580022">
        <w:rPr>
          <w:rFonts w:ascii="Arial" w:eastAsia="Arial" w:hAnsi="Arial" w:cs="Arial"/>
          <w:b/>
          <w:sz w:val="22"/>
          <w:szCs w:val="22"/>
        </w:rPr>
        <w:t xml:space="preserve">| </w:t>
      </w:r>
      <w:r w:rsidRPr="00580022">
        <w:rPr>
          <w:rFonts w:ascii="Arial" w:eastAsia="Arial" w:hAnsi="Arial" w:cs="Arial"/>
          <w:b/>
          <w:i/>
          <w:sz w:val="22"/>
          <w:szCs w:val="22"/>
        </w:rPr>
        <w:t>V. cholerae</w:t>
      </w:r>
      <w:r w:rsidRPr="00580022">
        <w:rPr>
          <w:rFonts w:ascii="Arial" w:eastAsia="Arial" w:hAnsi="Arial" w:cs="Arial"/>
          <w:b/>
          <w:sz w:val="22"/>
          <w:szCs w:val="22"/>
        </w:rPr>
        <w:t xml:space="preserve"> V52/ETEC growth experiments using ETEC spent media</w:t>
      </w:r>
      <w:r w:rsidRPr="00580022">
        <w:rPr>
          <w:rFonts w:ascii="Arial" w:eastAsia="Arial" w:hAnsi="Arial" w:cs="Arial"/>
          <w:sz w:val="22"/>
          <w:szCs w:val="22"/>
        </w:rPr>
        <w:t xml:space="preserve">. Two strains of ETEC (E36 and E616) were grown to (A) log phase or (B) stationary phase, then filtered out and spent medium was used to culture </w:t>
      </w:r>
      <w:r w:rsidRPr="00580022">
        <w:rPr>
          <w:rFonts w:ascii="Arial" w:eastAsia="Arial" w:hAnsi="Arial" w:cs="Arial"/>
          <w:i/>
          <w:sz w:val="22"/>
          <w:szCs w:val="22"/>
        </w:rPr>
        <w:t>V. cholerae</w:t>
      </w:r>
      <w:r w:rsidRPr="00580022">
        <w:rPr>
          <w:rFonts w:ascii="Arial" w:eastAsia="Arial" w:hAnsi="Arial" w:cs="Arial"/>
          <w:sz w:val="22"/>
          <w:szCs w:val="22"/>
        </w:rPr>
        <w:t xml:space="preserve"> V52. To control for the 100% spent medium condition, </w:t>
      </w:r>
      <w:r w:rsidRPr="00580022">
        <w:rPr>
          <w:rFonts w:ascii="Arial" w:eastAsia="Arial" w:hAnsi="Arial" w:cs="Arial"/>
          <w:i/>
          <w:sz w:val="22"/>
          <w:szCs w:val="22"/>
        </w:rPr>
        <w:t>V. cholerae</w:t>
      </w:r>
      <w:r w:rsidRPr="00580022">
        <w:rPr>
          <w:rFonts w:ascii="Arial" w:eastAsia="Arial" w:hAnsi="Arial" w:cs="Arial"/>
          <w:sz w:val="22"/>
          <w:szCs w:val="22"/>
        </w:rPr>
        <w:t xml:space="preserve"> V52 was grown in completely fresh medium. To control for the 50% spent medium condition, </w:t>
      </w:r>
      <w:r w:rsidRPr="00580022">
        <w:rPr>
          <w:rFonts w:ascii="Arial" w:eastAsia="Arial" w:hAnsi="Arial" w:cs="Arial"/>
          <w:i/>
          <w:sz w:val="22"/>
          <w:szCs w:val="22"/>
        </w:rPr>
        <w:t>V. cholerae</w:t>
      </w:r>
      <w:r w:rsidRPr="00580022">
        <w:rPr>
          <w:rFonts w:ascii="Arial" w:eastAsia="Arial" w:hAnsi="Arial" w:cs="Arial"/>
          <w:sz w:val="22"/>
          <w:szCs w:val="22"/>
        </w:rPr>
        <w:t xml:space="preserve"> V52 was grown in medium composed of 1:1 fresh medium to water.  The media used in the agar and liquid experiments were the same. </w:t>
      </w:r>
    </w:p>
    <w:p w14:paraId="3340529A" w14:textId="77777777" w:rsidR="0032466F" w:rsidRPr="00580022" w:rsidRDefault="0032466F" w:rsidP="001E06A4">
      <w:pPr>
        <w:spacing w:line="276" w:lineRule="auto"/>
        <w:jc w:val="both"/>
        <w:rPr>
          <w:rFonts w:ascii="Arial" w:eastAsia="Arial" w:hAnsi="Arial" w:cs="Arial"/>
          <w:sz w:val="22"/>
          <w:szCs w:val="22"/>
        </w:rPr>
      </w:pPr>
    </w:p>
    <w:p w14:paraId="45ADABF2"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The spent media experiments, as such, also failed to reproduce the induction in V. cholerae growth observed when both species are co-cultured and interact together, i.e. the spent medium from ETEC growth when grown in single culture failed to induce </w:t>
      </w:r>
      <w:r w:rsidRPr="00580022">
        <w:rPr>
          <w:rFonts w:ascii="Arial" w:eastAsia="Arial" w:hAnsi="Arial" w:cs="Arial"/>
          <w:i/>
          <w:sz w:val="22"/>
          <w:szCs w:val="22"/>
        </w:rPr>
        <w:t>V. cholerae</w:t>
      </w:r>
      <w:r w:rsidRPr="00580022">
        <w:rPr>
          <w:rFonts w:ascii="Arial" w:eastAsia="Arial" w:hAnsi="Arial" w:cs="Arial"/>
          <w:sz w:val="22"/>
          <w:szCs w:val="22"/>
        </w:rPr>
        <w:t xml:space="preserve"> growth because the interaction between the two species is mutualistic and works only in liquid, i.e. the metabolite leading to induction of </w:t>
      </w:r>
      <w:r w:rsidRPr="00580022">
        <w:rPr>
          <w:rFonts w:ascii="Arial" w:eastAsia="Arial" w:hAnsi="Arial" w:cs="Arial"/>
          <w:i/>
          <w:sz w:val="22"/>
          <w:szCs w:val="22"/>
        </w:rPr>
        <w:t>V. cholerae</w:t>
      </w:r>
      <w:r w:rsidRPr="00580022">
        <w:rPr>
          <w:rFonts w:ascii="Arial" w:eastAsia="Arial" w:hAnsi="Arial" w:cs="Arial"/>
          <w:sz w:val="22"/>
          <w:szCs w:val="22"/>
        </w:rPr>
        <w:t xml:space="preserve"> growth is not released in an ETEC mono-culture.   There are several other explanations that are possible for why the spent media from ETEC is not inducing </w:t>
      </w:r>
      <w:r w:rsidRPr="00580022">
        <w:rPr>
          <w:rFonts w:ascii="Arial" w:eastAsia="Arial" w:hAnsi="Arial" w:cs="Arial"/>
          <w:i/>
          <w:sz w:val="22"/>
          <w:szCs w:val="22"/>
        </w:rPr>
        <w:t>V. cholerae</w:t>
      </w:r>
      <w:r w:rsidRPr="00580022">
        <w:rPr>
          <w:rFonts w:ascii="Arial" w:eastAsia="Arial" w:hAnsi="Arial" w:cs="Arial"/>
          <w:sz w:val="22"/>
          <w:szCs w:val="22"/>
        </w:rPr>
        <w:t xml:space="preserve"> V52 growth. For instance, it could be that the sugar concentration in the spent medium is not enough. In a recent paper from </w:t>
      </w:r>
      <w:proofErr w:type="spellStart"/>
      <w:r w:rsidRPr="00580022">
        <w:rPr>
          <w:rFonts w:ascii="Arial" w:eastAsia="Arial" w:hAnsi="Arial" w:cs="Arial"/>
          <w:sz w:val="22"/>
          <w:szCs w:val="22"/>
        </w:rPr>
        <w:t>Tramontano</w:t>
      </w:r>
      <w:proofErr w:type="spellEnd"/>
      <w:r w:rsidRPr="00580022">
        <w:rPr>
          <w:rFonts w:ascii="Arial" w:eastAsia="Arial" w:hAnsi="Arial" w:cs="Arial"/>
          <w:sz w:val="22"/>
          <w:szCs w:val="22"/>
        </w:rPr>
        <w:t xml:space="preserve"> </w:t>
      </w:r>
      <w:r w:rsidRPr="00580022">
        <w:rPr>
          <w:rFonts w:ascii="Arial" w:eastAsia="Arial" w:hAnsi="Arial" w:cs="Arial"/>
          <w:i/>
          <w:sz w:val="22"/>
          <w:szCs w:val="22"/>
        </w:rPr>
        <w:t>et al.,</w:t>
      </w:r>
      <w:r w:rsidRPr="00580022">
        <w:rPr>
          <w:rFonts w:ascii="Arial" w:eastAsia="Arial" w:hAnsi="Arial" w:cs="Arial"/>
          <w:sz w:val="22"/>
          <w:szCs w:val="22"/>
        </w:rPr>
        <w:t xml:space="preserve"> (PMID: 29556107), </w:t>
      </w:r>
      <w:r w:rsidRPr="00580022">
        <w:rPr>
          <w:rFonts w:ascii="Arial" w:eastAsia="Arial" w:hAnsi="Arial" w:cs="Arial"/>
          <w:i/>
          <w:sz w:val="22"/>
          <w:szCs w:val="22"/>
        </w:rPr>
        <w:t>V. cholerae</w:t>
      </w:r>
      <w:r w:rsidRPr="00580022">
        <w:rPr>
          <w:rFonts w:ascii="Arial" w:eastAsia="Arial" w:hAnsi="Arial" w:cs="Arial"/>
          <w:sz w:val="22"/>
          <w:szCs w:val="22"/>
        </w:rPr>
        <w:t xml:space="preserve"> failed to grow on 4 media (out of 19 tested media); namely M9, M15A, M15B and M16. The main difference between the media that supported </w:t>
      </w:r>
      <w:r w:rsidRPr="00580022">
        <w:rPr>
          <w:rFonts w:ascii="Arial" w:eastAsia="Arial" w:hAnsi="Arial" w:cs="Arial"/>
          <w:i/>
          <w:sz w:val="22"/>
          <w:szCs w:val="22"/>
        </w:rPr>
        <w:t>V. cholerae</w:t>
      </w:r>
      <w:r w:rsidRPr="00580022">
        <w:rPr>
          <w:rFonts w:ascii="Arial" w:eastAsia="Arial" w:hAnsi="Arial" w:cs="Arial"/>
          <w:sz w:val="22"/>
          <w:szCs w:val="22"/>
        </w:rPr>
        <w:t xml:space="preserve"> growth and those that did not was the type and concentration of the sugar in the medium. In the 4 media where </w:t>
      </w:r>
      <w:r w:rsidRPr="00580022">
        <w:rPr>
          <w:rFonts w:ascii="Arial" w:eastAsia="Arial" w:hAnsi="Arial" w:cs="Arial"/>
          <w:i/>
          <w:sz w:val="22"/>
          <w:szCs w:val="22"/>
        </w:rPr>
        <w:t>V. cholerae</w:t>
      </w:r>
      <w:r w:rsidRPr="00580022">
        <w:rPr>
          <w:rFonts w:ascii="Arial" w:eastAsia="Arial" w:hAnsi="Arial" w:cs="Arial"/>
          <w:sz w:val="22"/>
          <w:szCs w:val="22"/>
        </w:rPr>
        <w:t xml:space="preserve"> failed to grow, there is either no glucose (M9, M16) or glucose concentration is less than 5g (0.5 g in M15B and 4g in </w:t>
      </w:r>
      <w:r w:rsidRPr="00580022">
        <w:rPr>
          <w:rFonts w:ascii="Arial" w:eastAsia="Arial" w:hAnsi="Arial" w:cs="Arial"/>
          <w:sz w:val="22"/>
          <w:szCs w:val="22"/>
        </w:rPr>
        <w:lastRenderedPageBreak/>
        <w:t xml:space="preserve">M15A). Also, none of those four media has fructose, </w:t>
      </w:r>
      <w:proofErr w:type="spellStart"/>
      <w:r w:rsidRPr="00580022">
        <w:rPr>
          <w:rFonts w:ascii="Arial" w:eastAsia="Arial" w:hAnsi="Arial" w:cs="Arial"/>
          <w:sz w:val="22"/>
          <w:szCs w:val="22"/>
        </w:rPr>
        <w:t>celllobiose</w:t>
      </w:r>
      <w:proofErr w:type="spellEnd"/>
      <w:r w:rsidRPr="00580022">
        <w:rPr>
          <w:rFonts w:ascii="Arial" w:eastAsia="Arial" w:hAnsi="Arial" w:cs="Arial"/>
          <w:sz w:val="22"/>
          <w:szCs w:val="22"/>
        </w:rPr>
        <w:t xml:space="preserve">, maltose or lactose compared to other media that supported maximal growth of </w:t>
      </w:r>
      <w:r w:rsidRPr="00580022">
        <w:rPr>
          <w:rFonts w:ascii="Arial" w:eastAsia="Arial" w:hAnsi="Arial" w:cs="Arial"/>
          <w:i/>
          <w:sz w:val="22"/>
          <w:szCs w:val="22"/>
        </w:rPr>
        <w:t>V. cholerae</w:t>
      </w:r>
      <w:r w:rsidRPr="00580022">
        <w:rPr>
          <w:rFonts w:ascii="Arial" w:eastAsia="Arial" w:hAnsi="Arial" w:cs="Arial"/>
          <w:sz w:val="22"/>
          <w:szCs w:val="22"/>
        </w:rPr>
        <w:t xml:space="preserve">. In light of this study, it is possible that the spent media did not have enough glucose concentration to support </w:t>
      </w:r>
      <w:r w:rsidRPr="00580022">
        <w:rPr>
          <w:rFonts w:ascii="Arial" w:eastAsia="Arial" w:hAnsi="Arial" w:cs="Arial"/>
          <w:i/>
          <w:sz w:val="22"/>
          <w:szCs w:val="22"/>
        </w:rPr>
        <w:t>V. cholerae</w:t>
      </w:r>
      <w:r w:rsidRPr="00580022">
        <w:rPr>
          <w:rFonts w:ascii="Arial" w:eastAsia="Arial" w:hAnsi="Arial" w:cs="Arial"/>
          <w:sz w:val="22"/>
          <w:szCs w:val="22"/>
        </w:rPr>
        <w:t xml:space="preserve"> growth as it was already consumed by ETEC.  Another potential explanation could be that a specific set of metabolites, rather than a single nutrient, is needed in order to attain the induction of </w:t>
      </w:r>
      <w:r w:rsidRPr="00580022">
        <w:rPr>
          <w:rFonts w:ascii="Arial" w:eastAsia="Arial" w:hAnsi="Arial" w:cs="Arial"/>
          <w:i/>
          <w:sz w:val="22"/>
          <w:szCs w:val="22"/>
        </w:rPr>
        <w:t>V. cholerae</w:t>
      </w:r>
      <w:r w:rsidRPr="00580022">
        <w:rPr>
          <w:rFonts w:ascii="Arial" w:eastAsia="Arial" w:hAnsi="Arial" w:cs="Arial"/>
          <w:sz w:val="22"/>
          <w:szCs w:val="22"/>
        </w:rPr>
        <w:t xml:space="preserve"> growth observed when the two species are grown together. It could also be the oxygenation or pH conditions that are different between agar and liquid media.  </w:t>
      </w:r>
    </w:p>
    <w:p w14:paraId="32AA4020" w14:textId="77777777" w:rsidR="0032466F" w:rsidRPr="00580022" w:rsidRDefault="0032466F" w:rsidP="001E06A4">
      <w:pPr>
        <w:spacing w:line="276" w:lineRule="auto"/>
        <w:jc w:val="both"/>
        <w:rPr>
          <w:rFonts w:ascii="Arial" w:eastAsia="Arial" w:hAnsi="Arial" w:cs="Arial"/>
          <w:sz w:val="22"/>
          <w:szCs w:val="22"/>
        </w:rPr>
      </w:pPr>
    </w:p>
    <w:p w14:paraId="764AE8EE" w14:textId="2E23BD37" w:rsidR="00580022" w:rsidRDefault="006F2E59" w:rsidP="00580022">
      <w:pPr>
        <w:spacing w:line="276" w:lineRule="auto"/>
        <w:jc w:val="both"/>
        <w:rPr>
          <w:rFonts w:ascii="Arial" w:eastAsia="Arial" w:hAnsi="Arial" w:cs="Arial"/>
          <w:sz w:val="22"/>
          <w:szCs w:val="22"/>
        </w:rPr>
      </w:pPr>
      <w:r w:rsidRPr="00580022">
        <w:rPr>
          <w:rFonts w:ascii="Arial" w:eastAsia="Arial" w:hAnsi="Arial" w:cs="Arial"/>
          <w:sz w:val="22"/>
          <w:szCs w:val="22"/>
        </w:rPr>
        <w:t xml:space="preserve">Overall, the overlapping colonies and spent media experiments conducted as such could not conclusively prove or rule out a metabolite-mediated interaction between the two enteric pathogens. </w:t>
      </w:r>
    </w:p>
    <w:p w14:paraId="30E6C056" w14:textId="77777777" w:rsidR="00580022" w:rsidRPr="00580022" w:rsidRDefault="00580022" w:rsidP="001E06A4">
      <w:pPr>
        <w:spacing w:line="276" w:lineRule="auto"/>
        <w:jc w:val="both"/>
        <w:rPr>
          <w:rFonts w:ascii="Arial" w:eastAsia="Arial" w:hAnsi="Arial" w:cs="Arial"/>
          <w:iCs/>
          <w:sz w:val="22"/>
          <w:szCs w:val="22"/>
        </w:rPr>
      </w:pPr>
    </w:p>
    <w:p w14:paraId="1381A8F0" w14:textId="77777777" w:rsidR="005F162B" w:rsidRPr="00580022" w:rsidRDefault="005F162B" w:rsidP="001E06A4">
      <w:pPr>
        <w:spacing w:line="276" w:lineRule="auto"/>
        <w:jc w:val="both"/>
        <w:rPr>
          <w:rFonts w:ascii="Arial" w:eastAsia="Arial" w:hAnsi="Arial" w:cs="Arial"/>
          <w:iCs/>
          <w:sz w:val="22"/>
          <w:szCs w:val="22"/>
        </w:rPr>
      </w:pPr>
    </w:p>
    <w:p w14:paraId="7D1AFCDA" w14:textId="77777777" w:rsidR="00AC56A9" w:rsidRPr="00580022" w:rsidRDefault="005F162B" w:rsidP="00AC56A9">
      <w:pPr>
        <w:pStyle w:val="EndNoteBibliography"/>
        <w:ind w:left="720" w:hanging="720"/>
        <w:rPr>
          <w:rFonts w:ascii="Arial" w:hAnsi="Arial" w:cs="Arial"/>
          <w:noProof/>
        </w:rPr>
      </w:pPr>
      <w:r w:rsidRPr="00580022">
        <w:rPr>
          <w:rFonts w:ascii="Arial" w:eastAsia="Arial" w:hAnsi="Arial" w:cs="Arial"/>
          <w:sz w:val="22"/>
          <w:szCs w:val="22"/>
        </w:rPr>
        <w:fldChar w:fldCharType="begin"/>
      </w:r>
      <w:r w:rsidRPr="00580022">
        <w:rPr>
          <w:rFonts w:ascii="Arial" w:eastAsia="Arial" w:hAnsi="Arial" w:cs="Arial"/>
          <w:sz w:val="22"/>
          <w:szCs w:val="22"/>
        </w:rPr>
        <w:instrText xml:space="preserve"> ADDIN EN.REFLIST </w:instrText>
      </w:r>
      <w:r w:rsidRPr="00580022">
        <w:rPr>
          <w:rFonts w:ascii="Arial" w:eastAsia="Arial" w:hAnsi="Arial" w:cs="Arial"/>
          <w:sz w:val="22"/>
          <w:szCs w:val="22"/>
        </w:rPr>
        <w:fldChar w:fldCharType="separate"/>
      </w:r>
      <w:r w:rsidR="00AC56A9" w:rsidRPr="00580022">
        <w:rPr>
          <w:rFonts w:ascii="Arial" w:hAnsi="Arial" w:cs="Arial"/>
          <w:noProof/>
        </w:rPr>
        <w:t>1</w:t>
      </w:r>
      <w:r w:rsidR="00AC56A9" w:rsidRPr="00580022">
        <w:rPr>
          <w:rFonts w:ascii="Arial" w:hAnsi="Arial" w:cs="Arial"/>
          <w:noProof/>
        </w:rPr>
        <w:tab/>
        <w:t>Bankevich, A.</w:t>
      </w:r>
      <w:r w:rsidR="00AC56A9" w:rsidRPr="00580022">
        <w:rPr>
          <w:rFonts w:ascii="Arial" w:hAnsi="Arial" w:cs="Arial"/>
          <w:i/>
          <w:noProof/>
        </w:rPr>
        <w:t xml:space="preserve"> et al.</w:t>
      </w:r>
      <w:r w:rsidR="00AC56A9" w:rsidRPr="00580022">
        <w:rPr>
          <w:rFonts w:ascii="Arial" w:hAnsi="Arial" w:cs="Arial"/>
          <w:noProof/>
        </w:rPr>
        <w:t xml:space="preserve"> SPAdes: a new genome assembly algorithm and its applications to single-cell sequencing. </w:t>
      </w:r>
      <w:r w:rsidR="00AC56A9" w:rsidRPr="00580022">
        <w:rPr>
          <w:rFonts w:ascii="Arial" w:hAnsi="Arial" w:cs="Arial"/>
          <w:i/>
          <w:noProof/>
        </w:rPr>
        <w:t>J Comput Biol</w:t>
      </w:r>
      <w:r w:rsidR="00AC56A9" w:rsidRPr="00580022">
        <w:rPr>
          <w:rFonts w:ascii="Arial" w:hAnsi="Arial" w:cs="Arial"/>
          <w:noProof/>
        </w:rPr>
        <w:t xml:space="preserve"> </w:t>
      </w:r>
      <w:r w:rsidR="00AC56A9" w:rsidRPr="00580022">
        <w:rPr>
          <w:rFonts w:ascii="Arial" w:hAnsi="Arial" w:cs="Arial"/>
          <w:b/>
          <w:noProof/>
        </w:rPr>
        <w:t>19</w:t>
      </w:r>
      <w:r w:rsidR="00AC56A9" w:rsidRPr="00580022">
        <w:rPr>
          <w:rFonts w:ascii="Arial" w:hAnsi="Arial" w:cs="Arial"/>
          <w:noProof/>
        </w:rPr>
        <w:t>, 455-477, doi:10.1089/cmb.2012.0021 (2012).</w:t>
      </w:r>
    </w:p>
    <w:p w14:paraId="7600AC98"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2</w:t>
      </w:r>
      <w:r w:rsidRPr="00580022">
        <w:rPr>
          <w:rFonts w:ascii="Arial" w:hAnsi="Arial" w:cs="Arial"/>
          <w:noProof/>
        </w:rPr>
        <w:tab/>
        <w:t>Antipov, D.</w:t>
      </w:r>
      <w:r w:rsidRPr="00580022">
        <w:rPr>
          <w:rFonts w:ascii="Arial" w:hAnsi="Arial" w:cs="Arial"/>
          <w:i/>
          <w:noProof/>
        </w:rPr>
        <w:t xml:space="preserve"> et al.</w:t>
      </w:r>
      <w:r w:rsidRPr="00580022">
        <w:rPr>
          <w:rFonts w:ascii="Arial" w:hAnsi="Arial" w:cs="Arial"/>
          <w:noProof/>
        </w:rPr>
        <w:t xml:space="preserve"> plasmidSPAdes: assembling plasmids from whole genome sequencing data. </w:t>
      </w:r>
      <w:r w:rsidRPr="00580022">
        <w:rPr>
          <w:rFonts w:ascii="Arial" w:hAnsi="Arial" w:cs="Arial"/>
          <w:i/>
          <w:noProof/>
        </w:rPr>
        <w:t>Bioinformatics</w:t>
      </w:r>
      <w:r w:rsidRPr="00580022">
        <w:rPr>
          <w:rFonts w:ascii="Arial" w:hAnsi="Arial" w:cs="Arial"/>
          <w:noProof/>
        </w:rPr>
        <w:t xml:space="preserve"> </w:t>
      </w:r>
      <w:r w:rsidRPr="00580022">
        <w:rPr>
          <w:rFonts w:ascii="Arial" w:hAnsi="Arial" w:cs="Arial"/>
          <w:b/>
          <w:noProof/>
        </w:rPr>
        <w:t>32</w:t>
      </w:r>
      <w:r w:rsidRPr="00580022">
        <w:rPr>
          <w:rFonts w:ascii="Arial" w:hAnsi="Arial" w:cs="Arial"/>
          <w:noProof/>
        </w:rPr>
        <w:t>, 3380-3387, doi:10.1093/bioinformatics/btw493 (2016).</w:t>
      </w:r>
    </w:p>
    <w:p w14:paraId="0B3A347B"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3</w:t>
      </w:r>
      <w:r w:rsidRPr="00580022">
        <w:rPr>
          <w:rFonts w:ascii="Arial" w:hAnsi="Arial" w:cs="Arial"/>
          <w:noProof/>
        </w:rPr>
        <w:tab/>
        <w:t>Wattam, A. R.</w:t>
      </w:r>
      <w:r w:rsidRPr="00580022">
        <w:rPr>
          <w:rFonts w:ascii="Arial" w:hAnsi="Arial" w:cs="Arial"/>
          <w:i/>
          <w:noProof/>
        </w:rPr>
        <w:t xml:space="preserve"> et al.</w:t>
      </w:r>
      <w:r w:rsidRPr="00580022">
        <w:rPr>
          <w:rFonts w:ascii="Arial" w:hAnsi="Arial" w:cs="Arial"/>
          <w:noProof/>
        </w:rPr>
        <w:t xml:space="preserve"> Improvements to PATRIC, the all-bacterial Bioinformatics Database and Analysis Resource Center. </w:t>
      </w:r>
      <w:r w:rsidRPr="00580022">
        <w:rPr>
          <w:rFonts w:ascii="Arial" w:hAnsi="Arial" w:cs="Arial"/>
          <w:i/>
          <w:noProof/>
        </w:rPr>
        <w:t>Nucleic Acids Res</w:t>
      </w:r>
      <w:r w:rsidRPr="00580022">
        <w:rPr>
          <w:rFonts w:ascii="Arial" w:hAnsi="Arial" w:cs="Arial"/>
          <w:noProof/>
        </w:rPr>
        <w:t xml:space="preserve"> </w:t>
      </w:r>
      <w:r w:rsidRPr="00580022">
        <w:rPr>
          <w:rFonts w:ascii="Arial" w:hAnsi="Arial" w:cs="Arial"/>
          <w:b/>
          <w:noProof/>
        </w:rPr>
        <w:t>45</w:t>
      </w:r>
      <w:r w:rsidRPr="00580022">
        <w:rPr>
          <w:rFonts w:ascii="Arial" w:hAnsi="Arial" w:cs="Arial"/>
          <w:noProof/>
        </w:rPr>
        <w:t>, D535-D542, doi:10.1093/nar/gkw1017 (2017).</w:t>
      </w:r>
    </w:p>
    <w:p w14:paraId="2AE3D4CA" w14:textId="77777777" w:rsidR="00AC56A9" w:rsidRPr="008637A3" w:rsidRDefault="00AC56A9" w:rsidP="00AC56A9">
      <w:pPr>
        <w:pStyle w:val="EndNoteBibliography"/>
        <w:ind w:left="720" w:hanging="720"/>
        <w:rPr>
          <w:rFonts w:ascii="Arial" w:hAnsi="Arial" w:cs="Arial"/>
          <w:noProof/>
          <w:lang w:val="da-DK"/>
        </w:rPr>
      </w:pPr>
      <w:r w:rsidRPr="00580022">
        <w:rPr>
          <w:rFonts w:ascii="Arial" w:hAnsi="Arial" w:cs="Arial"/>
          <w:noProof/>
        </w:rPr>
        <w:t>4</w:t>
      </w:r>
      <w:r w:rsidRPr="00580022">
        <w:rPr>
          <w:rFonts w:ascii="Arial" w:hAnsi="Arial" w:cs="Arial"/>
          <w:noProof/>
        </w:rPr>
        <w:tab/>
        <w:t>Huerta-Cepas, J.</w:t>
      </w:r>
      <w:r w:rsidRPr="00580022">
        <w:rPr>
          <w:rFonts w:ascii="Arial" w:hAnsi="Arial" w:cs="Arial"/>
          <w:i/>
          <w:noProof/>
        </w:rPr>
        <w:t xml:space="preserve"> et al.</w:t>
      </w:r>
      <w:r w:rsidRPr="00580022">
        <w:rPr>
          <w:rFonts w:ascii="Arial" w:hAnsi="Arial" w:cs="Arial"/>
          <w:noProof/>
        </w:rPr>
        <w:t xml:space="preserve"> eggNOG 4.5: a hierarchical orthology framework with improved functional annotations for eukaryotic, prokaryotic and viral sequences. </w:t>
      </w:r>
      <w:r w:rsidRPr="008637A3">
        <w:rPr>
          <w:rFonts w:ascii="Arial" w:hAnsi="Arial" w:cs="Arial"/>
          <w:i/>
          <w:noProof/>
          <w:lang w:val="da-DK"/>
        </w:rPr>
        <w:t>Nucleic Acids Res</w:t>
      </w:r>
      <w:r w:rsidRPr="008637A3">
        <w:rPr>
          <w:rFonts w:ascii="Arial" w:hAnsi="Arial" w:cs="Arial"/>
          <w:noProof/>
          <w:lang w:val="da-DK"/>
        </w:rPr>
        <w:t xml:space="preserve"> </w:t>
      </w:r>
      <w:r w:rsidRPr="008637A3">
        <w:rPr>
          <w:rFonts w:ascii="Arial" w:hAnsi="Arial" w:cs="Arial"/>
          <w:b/>
          <w:noProof/>
          <w:lang w:val="da-DK"/>
        </w:rPr>
        <w:t>44</w:t>
      </w:r>
      <w:r w:rsidRPr="008637A3">
        <w:rPr>
          <w:rFonts w:ascii="Arial" w:hAnsi="Arial" w:cs="Arial"/>
          <w:noProof/>
          <w:lang w:val="da-DK"/>
        </w:rPr>
        <w:t>, D286-293, doi:10.1093/nar/gkv1248 (2016).</w:t>
      </w:r>
    </w:p>
    <w:p w14:paraId="20D67831" w14:textId="77777777" w:rsidR="00AC56A9" w:rsidRPr="00580022" w:rsidRDefault="00AC56A9" w:rsidP="00AC56A9">
      <w:pPr>
        <w:pStyle w:val="EndNoteBibliography"/>
        <w:ind w:left="720" w:hanging="720"/>
        <w:rPr>
          <w:rFonts w:ascii="Arial" w:hAnsi="Arial" w:cs="Arial"/>
          <w:noProof/>
        </w:rPr>
      </w:pPr>
      <w:r w:rsidRPr="008637A3">
        <w:rPr>
          <w:rFonts w:ascii="Arial" w:hAnsi="Arial" w:cs="Arial"/>
          <w:noProof/>
          <w:lang w:val="da-DK"/>
        </w:rPr>
        <w:t>5</w:t>
      </w:r>
      <w:r w:rsidRPr="008637A3">
        <w:rPr>
          <w:rFonts w:ascii="Arial" w:hAnsi="Arial" w:cs="Arial"/>
          <w:noProof/>
          <w:lang w:val="da-DK"/>
        </w:rPr>
        <w:tab/>
        <w:t>Seif, Y.</w:t>
      </w:r>
      <w:r w:rsidRPr="008637A3">
        <w:rPr>
          <w:rFonts w:ascii="Arial" w:hAnsi="Arial" w:cs="Arial"/>
          <w:i/>
          <w:noProof/>
          <w:lang w:val="da-DK"/>
        </w:rPr>
        <w:t xml:space="preserve"> et al.</w:t>
      </w:r>
      <w:r w:rsidRPr="008637A3">
        <w:rPr>
          <w:rFonts w:ascii="Arial" w:hAnsi="Arial" w:cs="Arial"/>
          <w:noProof/>
          <w:lang w:val="da-DK"/>
        </w:rPr>
        <w:t xml:space="preserve"> </w:t>
      </w:r>
      <w:r w:rsidRPr="00580022">
        <w:rPr>
          <w:rFonts w:ascii="Arial" w:hAnsi="Arial" w:cs="Arial"/>
          <w:noProof/>
        </w:rPr>
        <w:t xml:space="preserve">Genome-scale metabolic reconstructions of multiple Salmonella strains reveal serovar-specific metabolic traits. </w:t>
      </w:r>
      <w:r w:rsidRPr="00580022">
        <w:rPr>
          <w:rFonts w:ascii="Arial" w:hAnsi="Arial" w:cs="Arial"/>
          <w:i/>
          <w:noProof/>
        </w:rPr>
        <w:t>Nat Commun</w:t>
      </w:r>
      <w:r w:rsidRPr="00580022">
        <w:rPr>
          <w:rFonts w:ascii="Arial" w:hAnsi="Arial" w:cs="Arial"/>
          <w:noProof/>
        </w:rPr>
        <w:t xml:space="preserve"> </w:t>
      </w:r>
      <w:r w:rsidRPr="00580022">
        <w:rPr>
          <w:rFonts w:ascii="Arial" w:hAnsi="Arial" w:cs="Arial"/>
          <w:b/>
          <w:noProof/>
        </w:rPr>
        <w:t>9</w:t>
      </w:r>
      <w:r w:rsidRPr="00580022">
        <w:rPr>
          <w:rFonts w:ascii="Arial" w:hAnsi="Arial" w:cs="Arial"/>
          <w:noProof/>
        </w:rPr>
        <w:t>, 3771, doi:10.1038/s41467-018-06112-5 (2018).</w:t>
      </w:r>
    </w:p>
    <w:p w14:paraId="1E1DDB71"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6</w:t>
      </w:r>
      <w:r w:rsidRPr="00580022">
        <w:rPr>
          <w:rFonts w:ascii="Arial" w:hAnsi="Arial" w:cs="Arial"/>
          <w:noProof/>
        </w:rPr>
        <w:tab/>
        <w:t xml:space="preserve">Bardou, P., Mariette, J., Escudie, F., Djemiel, C. &amp; Klopp, C. jvenn: an interactive Venn diagram viewer. </w:t>
      </w:r>
      <w:r w:rsidRPr="00580022">
        <w:rPr>
          <w:rFonts w:ascii="Arial" w:hAnsi="Arial" w:cs="Arial"/>
          <w:i/>
          <w:noProof/>
        </w:rPr>
        <w:t>BMC Bioinformatics</w:t>
      </w:r>
      <w:r w:rsidRPr="00580022">
        <w:rPr>
          <w:rFonts w:ascii="Arial" w:hAnsi="Arial" w:cs="Arial"/>
          <w:noProof/>
        </w:rPr>
        <w:t xml:space="preserve"> </w:t>
      </w:r>
      <w:r w:rsidRPr="00580022">
        <w:rPr>
          <w:rFonts w:ascii="Arial" w:hAnsi="Arial" w:cs="Arial"/>
          <w:b/>
          <w:noProof/>
        </w:rPr>
        <w:t>15</w:t>
      </w:r>
      <w:r w:rsidRPr="00580022">
        <w:rPr>
          <w:rFonts w:ascii="Arial" w:hAnsi="Arial" w:cs="Arial"/>
          <w:noProof/>
        </w:rPr>
        <w:t>, 293, doi:10.1186/1471-2105-15-293 (2014).</w:t>
      </w:r>
    </w:p>
    <w:p w14:paraId="1B95A9FA"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7</w:t>
      </w:r>
      <w:r w:rsidRPr="00580022">
        <w:rPr>
          <w:rFonts w:ascii="Arial" w:hAnsi="Arial" w:cs="Arial"/>
          <w:noProof/>
        </w:rPr>
        <w:tab/>
        <w:t>Chao, M. C.</w:t>
      </w:r>
      <w:r w:rsidRPr="00580022">
        <w:rPr>
          <w:rFonts w:ascii="Arial" w:hAnsi="Arial" w:cs="Arial"/>
          <w:i/>
          <w:noProof/>
        </w:rPr>
        <w:t xml:space="preserve"> et al.</w:t>
      </w:r>
      <w:r w:rsidRPr="00580022">
        <w:rPr>
          <w:rFonts w:ascii="Arial" w:hAnsi="Arial" w:cs="Arial"/>
          <w:noProof/>
        </w:rPr>
        <w:t xml:space="preserve"> High-resolution definition of the Vibrio cholerae essential gene set with hidden Markov model-based analyses of transposon-insertion sequencing data. </w:t>
      </w:r>
      <w:r w:rsidRPr="00580022">
        <w:rPr>
          <w:rFonts w:ascii="Arial" w:hAnsi="Arial" w:cs="Arial"/>
          <w:i/>
          <w:noProof/>
        </w:rPr>
        <w:t>Nucleic Acids Res</w:t>
      </w:r>
      <w:r w:rsidRPr="00580022">
        <w:rPr>
          <w:rFonts w:ascii="Arial" w:hAnsi="Arial" w:cs="Arial"/>
          <w:noProof/>
        </w:rPr>
        <w:t xml:space="preserve"> </w:t>
      </w:r>
      <w:r w:rsidRPr="00580022">
        <w:rPr>
          <w:rFonts w:ascii="Arial" w:hAnsi="Arial" w:cs="Arial"/>
          <w:b/>
          <w:noProof/>
        </w:rPr>
        <w:t>41</w:t>
      </w:r>
      <w:r w:rsidRPr="00580022">
        <w:rPr>
          <w:rFonts w:ascii="Arial" w:hAnsi="Arial" w:cs="Arial"/>
          <w:noProof/>
        </w:rPr>
        <w:t>, 9033-9048, doi:10.1093/nar/gkt654 (2013).</w:t>
      </w:r>
    </w:p>
    <w:p w14:paraId="0A526350"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8</w:t>
      </w:r>
      <w:r w:rsidRPr="00580022">
        <w:rPr>
          <w:rFonts w:ascii="Arial" w:hAnsi="Arial" w:cs="Arial"/>
          <w:noProof/>
        </w:rPr>
        <w:tab/>
        <w:t xml:space="preserve">Cameron, D. E., Urbach, J. M. &amp; Mekalanos, J. J. A defined transposon mutant library and its use in identifying motility genes in Vibrio cholerae. </w:t>
      </w:r>
      <w:r w:rsidRPr="00580022">
        <w:rPr>
          <w:rFonts w:ascii="Arial" w:hAnsi="Arial" w:cs="Arial"/>
          <w:i/>
          <w:noProof/>
        </w:rPr>
        <w:t>Proc Natl Acad Sci U S A</w:t>
      </w:r>
      <w:r w:rsidRPr="00580022">
        <w:rPr>
          <w:rFonts w:ascii="Arial" w:hAnsi="Arial" w:cs="Arial"/>
          <w:noProof/>
        </w:rPr>
        <w:t xml:space="preserve"> </w:t>
      </w:r>
      <w:r w:rsidRPr="00580022">
        <w:rPr>
          <w:rFonts w:ascii="Arial" w:hAnsi="Arial" w:cs="Arial"/>
          <w:b/>
          <w:noProof/>
        </w:rPr>
        <w:t>105</w:t>
      </w:r>
      <w:r w:rsidRPr="00580022">
        <w:rPr>
          <w:rFonts w:ascii="Arial" w:hAnsi="Arial" w:cs="Arial"/>
          <w:noProof/>
        </w:rPr>
        <w:t>, 8736-8741, doi:10.1073/pnas.0803281105 (2008).</w:t>
      </w:r>
    </w:p>
    <w:p w14:paraId="18729BF0" w14:textId="77777777" w:rsidR="00AC56A9" w:rsidRPr="008637A3" w:rsidRDefault="00AC56A9" w:rsidP="00AC56A9">
      <w:pPr>
        <w:pStyle w:val="EndNoteBibliography"/>
        <w:ind w:left="720" w:hanging="720"/>
        <w:rPr>
          <w:rFonts w:ascii="Arial" w:hAnsi="Arial" w:cs="Arial"/>
          <w:noProof/>
          <w:lang w:val="da-DK"/>
        </w:rPr>
      </w:pPr>
      <w:r w:rsidRPr="00580022">
        <w:rPr>
          <w:rFonts w:ascii="Arial" w:hAnsi="Arial" w:cs="Arial"/>
          <w:noProof/>
        </w:rPr>
        <w:t>9</w:t>
      </w:r>
      <w:r w:rsidRPr="00580022">
        <w:rPr>
          <w:rFonts w:ascii="Arial" w:hAnsi="Arial" w:cs="Arial"/>
          <w:noProof/>
        </w:rPr>
        <w:tab/>
        <w:t xml:space="preserve">Kamp, H. D., Patimalla-Dipali, B., Lazinski, D. W., Wallace-Gadsden, F. &amp; Camilli, A. Gene fitness landscapes of Vibrio cholerae at important stages of its life cycle. </w:t>
      </w:r>
      <w:r w:rsidRPr="008637A3">
        <w:rPr>
          <w:rFonts w:ascii="Arial" w:hAnsi="Arial" w:cs="Arial"/>
          <w:i/>
          <w:noProof/>
          <w:lang w:val="da-DK"/>
        </w:rPr>
        <w:t>PLoS Pathog</w:t>
      </w:r>
      <w:r w:rsidRPr="008637A3">
        <w:rPr>
          <w:rFonts w:ascii="Arial" w:hAnsi="Arial" w:cs="Arial"/>
          <w:noProof/>
          <w:lang w:val="da-DK"/>
        </w:rPr>
        <w:t xml:space="preserve"> </w:t>
      </w:r>
      <w:r w:rsidRPr="008637A3">
        <w:rPr>
          <w:rFonts w:ascii="Arial" w:hAnsi="Arial" w:cs="Arial"/>
          <w:b/>
          <w:noProof/>
          <w:lang w:val="da-DK"/>
        </w:rPr>
        <w:t>9</w:t>
      </w:r>
      <w:r w:rsidRPr="008637A3">
        <w:rPr>
          <w:rFonts w:ascii="Arial" w:hAnsi="Arial" w:cs="Arial"/>
          <w:noProof/>
          <w:lang w:val="da-DK"/>
        </w:rPr>
        <w:t>, e1003800, doi:10.1371/journal.ppat.1003800 (2013).</w:t>
      </w:r>
    </w:p>
    <w:p w14:paraId="295AF658" w14:textId="77777777" w:rsidR="00AC56A9" w:rsidRPr="00580022" w:rsidRDefault="00AC56A9" w:rsidP="00AC56A9">
      <w:pPr>
        <w:pStyle w:val="EndNoteBibliography"/>
        <w:ind w:left="720" w:hanging="720"/>
        <w:rPr>
          <w:rFonts w:ascii="Arial" w:hAnsi="Arial" w:cs="Arial"/>
          <w:noProof/>
        </w:rPr>
      </w:pPr>
      <w:r w:rsidRPr="008637A3">
        <w:rPr>
          <w:rFonts w:ascii="Arial" w:hAnsi="Arial" w:cs="Arial"/>
          <w:noProof/>
          <w:lang w:val="da-DK"/>
        </w:rPr>
        <w:t>10</w:t>
      </w:r>
      <w:r w:rsidRPr="008637A3">
        <w:rPr>
          <w:rFonts w:ascii="Arial" w:hAnsi="Arial" w:cs="Arial"/>
          <w:noProof/>
          <w:lang w:val="da-DK"/>
        </w:rPr>
        <w:tab/>
        <w:t>Orth, J. D.</w:t>
      </w:r>
      <w:r w:rsidRPr="008637A3">
        <w:rPr>
          <w:rFonts w:ascii="Arial" w:hAnsi="Arial" w:cs="Arial"/>
          <w:i/>
          <w:noProof/>
          <w:lang w:val="da-DK"/>
        </w:rPr>
        <w:t xml:space="preserve"> et al.</w:t>
      </w:r>
      <w:r w:rsidRPr="008637A3">
        <w:rPr>
          <w:rFonts w:ascii="Arial" w:hAnsi="Arial" w:cs="Arial"/>
          <w:noProof/>
          <w:lang w:val="da-DK"/>
        </w:rPr>
        <w:t xml:space="preserve"> </w:t>
      </w:r>
      <w:r w:rsidRPr="00580022">
        <w:rPr>
          <w:rFonts w:ascii="Arial" w:hAnsi="Arial" w:cs="Arial"/>
          <w:noProof/>
        </w:rPr>
        <w:t xml:space="preserve">A comprehensive genome-scale reconstruction of Escherichia coli metabolism--2011. </w:t>
      </w:r>
      <w:r w:rsidRPr="00580022">
        <w:rPr>
          <w:rFonts w:ascii="Arial" w:hAnsi="Arial" w:cs="Arial"/>
          <w:i/>
          <w:noProof/>
        </w:rPr>
        <w:t>Mol Syst Biol</w:t>
      </w:r>
      <w:r w:rsidRPr="00580022">
        <w:rPr>
          <w:rFonts w:ascii="Arial" w:hAnsi="Arial" w:cs="Arial"/>
          <w:noProof/>
        </w:rPr>
        <w:t xml:space="preserve"> </w:t>
      </w:r>
      <w:r w:rsidRPr="00580022">
        <w:rPr>
          <w:rFonts w:ascii="Arial" w:hAnsi="Arial" w:cs="Arial"/>
          <w:b/>
          <w:noProof/>
        </w:rPr>
        <w:t>7</w:t>
      </w:r>
      <w:r w:rsidRPr="00580022">
        <w:rPr>
          <w:rFonts w:ascii="Arial" w:hAnsi="Arial" w:cs="Arial"/>
          <w:noProof/>
        </w:rPr>
        <w:t>, 535, doi:10.1038/msb.2011.65 (2011).</w:t>
      </w:r>
    </w:p>
    <w:p w14:paraId="2CE92745"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11</w:t>
      </w:r>
      <w:r w:rsidRPr="00580022">
        <w:rPr>
          <w:rFonts w:ascii="Arial" w:hAnsi="Arial" w:cs="Arial"/>
          <w:noProof/>
        </w:rPr>
        <w:tab/>
        <w:t>Chowdhury, F.</w:t>
      </w:r>
      <w:r w:rsidRPr="00580022">
        <w:rPr>
          <w:rFonts w:ascii="Arial" w:hAnsi="Arial" w:cs="Arial"/>
          <w:i/>
          <w:noProof/>
        </w:rPr>
        <w:t xml:space="preserve"> et al.</w:t>
      </w:r>
      <w:r w:rsidRPr="00580022">
        <w:rPr>
          <w:rFonts w:ascii="Arial" w:hAnsi="Arial" w:cs="Arial"/>
          <w:noProof/>
        </w:rPr>
        <w:t xml:space="preserve"> Concomitant enterotoxigenic Escherichia coli infection induces increased immune responses to Vibrio cholerae O1 antigens in patients with cholera in Bangladesh. </w:t>
      </w:r>
      <w:r w:rsidRPr="00580022">
        <w:rPr>
          <w:rFonts w:ascii="Arial" w:hAnsi="Arial" w:cs="Arial"/>
          <w:i/>
          <w:noProof/>
        </w:rPr>
        <w:t>Infect Immun</w:t>
      </w:r>
      <w:r w:rsidRPr="00580022">
        <w:rPr>
          <w:rFonts w:ascii="Arial" w:hAnsi="Arial" w:cs="Arial"/>
          <w:noProof/>
        </w:rPr>
        <w:t xml:space="preserve"> </w:t>
      </w:r>
      <w:r w:rsidRPr="00580022">
        <w:rPr>
          <w:rFonts w:ascii="Arial" w:hAnsi="Arial" w:cs="Arial"/>
          <w:b/>
          <w:noProof/>
        </w:rPr>
        <w:t>78</w:t>
      </w:r>
      <w:r w:rsidRPr="00580022">
        <w:rPr>
          <w:rFonts w:ascii="Arial" w:hAnsi="Arial" w:cs="Arial"/>
          <w:noProof/>
        </w:rPr>
        <w:t>, 2117-2124, doi:10.1128/IAI.01426-09 (2010).</w:t>
      </w:r>
    </w:p>
    <w:p w14:paraId="6B81383E"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lastRenderedPageBreak/>
        <w:t>12</w:t>
      </w:r>
      <w:r w:rsidRPr="00580022">
        <w:rPr>
          <w:rFonts w:ascii="Arial" w:hAnsi="Arial" w:cs="Arial"/>
          <w:noProof/>
        </w:rPr>
        <w:tab/>
        <w:t>Kim, H. U.</w:t>
      </w:r>
      <w:r w:rsidRPr="00580022">
        <w:rPr>
          <w:rFonts w:ascii="Arial" w:hAnsi="Arial" w:cs="Arial"/>
          <w:i/>
          <w:noProof/>
        </w:rPr>
        <w:t xml:space="preserve"> et al.</w:t>
      </w:r>
      <w:r w:rsidRPr="00580022">
        <w:rPr>
          <w:rFonts w:ascii="Arial" w:hAnsi="Arial" w:cs="Arial"/>
          <w:noProof/>
        </w:rPr>
        <w:t xml:space="preserve"> Integrative genome-scale metabolic analysis of Vibrio vulnificus for drug targeting and discovery. </w:t>
      </w:r>
      <w:r w:rsidRPr="00580022">
        <w:rPr>
          <w:rFonts w:ascii="Arial" w:hAnsi="Arial" w:cs="Arial"/>
          <w:i/>
          <w:noProof/>
        </w:rPr>
        <w:t>Mol Syst Biol</w:t>
      </w:r>
      <w:r w:rsidRPr="00580022">
        <w:rPr>
          <w:rFonts w:ascii="Arial" w:hAnsi="Arial" w:cs="Arial"/>
          <w:noProof/>
        </w:rPr>
        <w:t xml:space="preserve"> </w:t>
      </w:r>
      <w:r w:rsidRPr="00580022">
        <w:rPr>
          <w:rFonts w:ascii="Arial" w:hAnsi="Arial" w:cs="Arial"/>
          <w:b/>
          <w:noProof/>
        </w:rPr>
        <w:t>7</w:t>
      </w:r>
      <w:r w:rsidRPr="00580022">
        <w:rPr>
          <w:rFonts w:ascii="Arial" w:hAnsi="Arial" w:cs="Arial"/>
          <w:noProof/>
        </w:rPr>
        <w:t>, 460, doi:10.1038/msb.2010.115 (2011).</w:t>
      </w:r>
    </w:p>
    <w:p w14:paraId="54C05149"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13</w:t>
      </w:r>
      <w:r w:rsidRPr="00580022">
        <w:rPr>
          <w:rFonts w:ascii="Arial" w:hAnsi="Arial" w:cs="Arial"/>
          <w:noProof/>
        </w:rPr>
        <w:tab/>
        <w:t xml:space="preserve">Thiele, I. &amp; Palsson, B. O. A protocol for generating a high-quality genome-scale metabolic reconstruction. </w:t>
      </w:r>
      <w:r w:rsidRPr="00580022">
        <w:rPr>
          <w:rFonts w:ascii="Arial" w:hAnsi="Arial" w:cs="Arial"/>
          <w:i/>
          <w:noProof/>
        </w:rPr>
        <w:t>Nat Protoc</w:t>
      </w:r>
      <w:r w:rsidRPr="00580022">
        <w:rPr>
          <w:rFonts w:ascii="Arial" w:hAnsi="Arial" w:cs="Arial"/>
          <w:noProof/>
        </w:rPr>
        <w:t xml:space="preserve"> </w:t>
      </w:r>
      <w:r w:rsidRPr="00580022">
        <w:rPr>
          <w:rFonts w:ascii="Arial" w:hAnsi="Arial" w:cs="Arial"/>
          <w:b/>
          <w:noProof/>
        </w:rPr>
        <w:t>5</w:t>
      </w:r>
      <w:r w:rsidRPr="00580022">
        <w:rPr>
          <w:rFonts w:ascii="Arial" w:hAnsi="Arial" w:cs="Arial"/>
          <w:noProof/>
        </w:rPr>
        <w:t>, 93-121, doi:10.1038/nprot.2009.203 (2010).</w:t>
      </w:r>
    </w:p>
    <w:p w14:paraId="461B1FEA"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14</w:t>
      </w:r>
      <w:r w:rsidRPr="00580022">
        <w:rPr>
          <w:rFonts w:ascii="Arial" w:hAnsi="Arial" w:cs="Arial"/>
          <w:noProof/>
        </w:rPr>
        <w:tab/>
        <w:t xml:space="preserve">Schellenberger, J., Park, J. O., Conrad, T. M. &amp; Palsson, B. O. BiGG: a Biochemical Genetic and Genomic knowledgebase of large scale metabolic reconstructions. </w:t>
      </w:r>
      <w:r w:rsidRPr="00580022">
        <w:rPr>
          <w:rFonts w:ascii="Arial" w:hAnsi="Arial" w:cs="Arial"/>
          <w:i/>
          <w:noProof/>
        </w:rPr>
        <w:t>BMC Bioinformatics</w:t>
      </w:r>
      <w:r w:rsidRPr="00580022">
        <w:rPr>
          <w:rFonts w:ascii="Arial" w:hAnsi="Arial" w:cs="Arial"/>
          <w:noProof/>
        </w:rPr>
        <w:t xml:space="preserve"> </w:t>
      </w:r>
      <w:r w:rsidRPr="00580022">
        <w:rPr>
          <w:rFonts w:ascii="Arial" w:hAnsi="Arial" w:cs="Arial"/>
          <w:b/>
          <w:noProof/>
        </w:rPr>
        <w:t>11</w:t>
      </w:r>
      <w:r w:rsidRPr="00580022">
        <w:rPr>
          <w:rFonts w:ascii="Arial" w:hAnsi="Arial" w:cs="Arial"/>
          <w:noProof/>
        </w:rPr>
        <w:t>, 213, doi:10.1186/1471-2105-11-213 (2010).</w:t>
      </w:r>
    </w:p>
    <w:p w14:paraId="35233C99"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15</w:t>
      </w:r>
      <w:r w:rsidRPr="00580022">
        <w:rPr>
          <w:rFonts w:ascii="Arial" w:hAnsi="Arial" w:cs="Arial"/>
          <w:noProof/>
        </w:rPr>
        <w:tab/>
        <w:t>Flach, C. F.</w:t>
      </w:r>
      <w:r w:rsidRPr="00580022">
        <w:rPr>
          <w:rFonts w:ascii="Arial" w:hAnsi="Arial" w:cs="Arial"/>
          <w:i/>
          <w:noProof/>
        </w:rPr>
        <w:t xml:space="preserve"> et al.</w:t>
      </w:r>
      <w:r w:rsidRPr="00580022">
        <w:rPr>
          <w:rFonts w:ascii="Arial" w:hAnsi="Arial" w:cs="Arial"/>
          <w:noProof/>
        </w:rPr>
        <w:t xml:space="preserve"> Differential expression of intestinal membrane transporters in cholera patients. </w:t>
      </w:r>
      <w:r w:rsidRPr="00580022">
        <w:rPr>
          <w:rFonts w:ascii="Arial" w:hAnsi="Arial" w:cs="Arial"/>
          <w:i/>
          <w:noProof/>
        </w:rPr>
        <w:t>FEBS Lett</w:t>
      </w:r>
      <w:r w:rsidRPr="00580022">
        <w:rPr>
          <w:rFonts w:ascii="Arial" w:hAnsi="Arial" w:cs="Arial"/>
          <w:noProof/>
        </w:rPr>
        <w:t xml:space="preserve"> </w:t>
      </w:r>
      <w:r w:rsidRPr="00580022">
        <w:rPr>
          <w:rFonts w:ascii="Arial" w:hAnsi="Arial" w:cs="Arial"/>
          <w:b/>
          <w:noProof/>
        </w:rPr>
        <w:t>581</w:t>
      </w:r>
      <w:r w:rsidRPr="00580022">
        <w:rPr>
          <w:rFonts w:ascii="Arial" w:hAnsi="Arial" w:cs="Arial"/>
          <w:noProof/>
        </w:rPr>
        <w:t>, 3183-3188, doi:10.1016/j.febslet.2007.06.001 (2007).</w:t>
      </w:r>
    </w:p>
    <w:p w14:paraId="20E95457"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16</w:t>
      </w:r>
      <w:r w:rsidRPr="00580022">
        <w:rPr>
          <w:rFonts w:ascii="Arial" w:hAnsi="Arial" w:cs="Arial"/>
          <w:noProof/>
        </w:rPr>
        <w:tab/>
        <w:t xml:space="preserve">Chen, W. H., Minguez, P., Lercher, M. J. &amp; Bork, P. OGEE: an online gene essentiality database. </w:t>
      </w:r>
      <w:r w:rsidRPr="00580022">
        <w:rPr>
          <w:rFonts w:ascii="Arial" w:hAnsi="Arial" w:cs="Arial"/>
          <w:i/>
          <w:noProof/>
        </w:rPr>
        <w:t>Nucleic Acids Res</w:t>
      </w:r>
      <w:r w:rsidRPr="00580022">
        <w:rPr>
          <w:rFonts w:ascii="Arial" w:hAnsi="Arial" w:cs="Arial"/>
          <w:noProof/>
        </w:rPr>
        <w:t xml:space="preserve"> </w:t>
      </w:r>
      <w:r w:rsidRPr="00580022">
        <w:rPr>
          <w:rFonts w:ascii="Arial" w:hAnsi="Arial" w:cs="Arial"/>
          <w:b/>
          <w:noProof/>
        </w:rPr>
        <w:t>40</w:t>
      </w:r>
      <w:r w:rsidRPr="00580022">
        <w:rPr>
          <w:rFonts w:ascii="Arial" w:hAnsi="Arial" w:cs="Arial"/>
          <w:noProof/>
        </w:rPr>
        <w:t>, D901-906, doi:10.1093/nar/gkr986 (2012).</w:t>
      </w:r>
    </w:p>
    <w:p w14:paraId="5E9914AF" w14:textId="77777777" w:rsidR="00AC56A9" w:rsidRPr="008637A3" w:rsidRDefault="00AC56A9" w:rsidP="00AC56A9">
      <w:pPr>
        <w:pStyle w:val="EndNoteBibliography"/>
        <w:ind w:left="720" w:hanging="720"/>
        <w:rPr>
          <w:rFonts w:ascii="Arial" w:hAnsi="Arial" w:cs="Arial"/>
          <w:noProof/>
          <w:lang w:val="da-DK"/>
        </w:rPr>
      </w:pPr>
      <w:r w:rsidRPr="00580022">
        <w:rPr>
          <w:rFonts w:ascii="Arial" w:hAnsi="Arial" w:cs="Arial"/>
          <w:noProof/>
        </w:rPr>
        <w:t>17</w:t>
      </w:r>
      <w:r w:rsidRPr="00580022">
        <w:rPr>
          <w:rFonts w:ascii="Arial" w:hAnsi="Arial" w:cs="Arial"/>
          <w:noProof/>
        </w:rPr>
        <w:tab/>
        <w:t xml:space="preserve">Chen, W. H., Lu, G., Chen, X., Zhao, X. M. &amp; Bork, P. OGEE v2: an update of the online gene essentiality database with special focus on differentially essential genes in human cancer cell lines. </w:t>
      </w:r>
      <w:r w:rsidRPr="008637A3">
        <w:rPr>
          <w:rFonts w:ascii="Arial" w:hAnsi="Arial" w:cs="Arial"/>
          <w:i/>
          <w:noProof/>
          <w:lang w:val="da-DK"/>
        </w:rPr>
        <w:t>Nucleic Acids Res</w:t>
      </w:r>
      <w:r w:rsidRPr="008637A3">
        <w:rPr>
          <w:rFonts w:ascii="Arial" w:hAnsi="Arial" w:cs="Arial"/>
          <w:noProof/>
          <w:lang w:val="da-DK"/>
        </w:rPr>
        <w:t xml:space="preserve"> </w:t>
      </w:r>
      <w:r w:rsidRPr="008637A3">
        <w:rPr>
          <w:rFonts w:ascii="Arial" w:hAnsi="Arial" w:cs="Arial"/>
          <w:b/>
          <w:noProof/>
          <w:lang w:val="da-DK"/>
        </w:rPr>
        <w:t>45</w:t>
      </w:r>
      <w:r w:rsidRPr="008637A3">
        <w:rPr>
          <w:rFonts w:ascii="Arial" w:hAnsi="Arial" w:cs="Arial"/>
          <w:noProof/>
          <w:lang w:val="da-DK"/>
        </w:rPr>
        <w:t>, D940-D944, doi:10.1093/nar/gkw1013 (2017).</w:t>
      </w:r>
    </w:p>
    <w:p w14:paraId="7B8B29E0" w14:textId="77777777" w:rsidR="00AC56A9" w:rsidRPr="00580022" w:rsidRDefault="00AC56A9" w:rsidP="00AC56A9">
      <w:pPr>
        <w:pStyle w:val="EndNoteBibliography"/>
        <w:ind w:left="720" w:hanging="720"/>
        <w:rPr>
          <w:rFonts w:ascii="Arial" w:hAnsi="Arial" w:cs="Arial"/>
          <w:noProof/>
        </w:rPr>
      </w:pPr>
      <w:r w:rsidRPr="008637A3">
        <w:rPr>
          <w:rFonts w:ascii="Arial" w:hAnsi="Arial" w:cs="Arial"/>
          <w:noProof/>
          <w:lang w:val="da-DK"/>
        </w:rPr>
        <w:t>18</w:t>
      </w:r>
      <w:r w:rsidRPr="008637A3">
        <w:rPr>
          <w:rFonts w:ascii="Arial" w:hAnsi="Arial" w:cs="Arial"/>
          <w:noProof/>
          <w:lang w:val="da-DK"/>
        </w:rPr>
        <w:tab/>
        <w:t>Henry, C. S.</w:t>
      </w:r>
      <w:r w:rsidRPr="008637A3">
        <w:rPr>
          <w:rFonts w:ascii="Arial" w:hAnsi="Arial" w:cs="Arial"/>
          <w:i/>
          <w:noProof/>
          <w:lang w:val="da-DK"/>
        </w:rPr>
        <w:t xml:space="preserve"> et al.</w:t>
      </w:r>
      <w:r w:rsidRPr="008637A3">
        <w:rPr>
          <w:rFonts w:ascii="Arial" w:hAnsi="Arial" w:cs="Arial"/>
          <w:noProof/>
          <w:lang w:val="da-DK"/>
        </w:rPr>
        <w:t xml:space="preserve"> </w:t>
      </w:r>
      <w:r w:rsidRPr="00580022">
        <w:rPr>
          <w:rFonts w:ascii="Arial" w:hAnsi="Arial" w:cs="Arial"/>
          <w:noProof/>
        </w:rPr>
        <w:t xml:space="preserve">High-throughput generation, optimization and analysis of genome-scale metabolic models. </w:t>
      </w:r>
      <w:r w:rsidRPr="00580022">
        <w:rPr>
          <w:rFonts w:ascii="Arial" w:hAnsi="Arial" w:cs="Arial"/>
          <w:i/>
          <w:noProof/>
        </w:rPr>
        <w:t>Nat Biotechnol</w:t>
      </w:r>
      <w:r w:rsidRPr="00580022">
        <w:rPr>
          <w:rFonts w:ascii="Arial" w:hAnsi="Arial" w:cs="Arial"/>
          <w:noProof/>
        </w:rPr>
        <w:t xml:space="preserve"> </w:t>
      </w:r>
      <w:r w:rsidRPr="00580022">
        <w:rPr>
          <w:rFonts w:ascii="Arial" w:hAnsi="Arial" w:cs="Arial"/>
          <w:b/>
          <w:noProof/>
        </w:rPr>
        <w:t>28</w:t>
      </w:r>
      <w:r w:rsidRPr="00580022">
        <w:rPr>
          <w:rFonts w:ascii="Arial" w:hAnsi="Arial" w:cs="Arial"/>
          <w:noProof/>
        </w:rPr>
        <w:t>, 977-982, doi:10.1038/nbt.1672 (2010).</w:t>
      </w:r>
    </w:p>
    <w:p w14:paraId="3C7A901C"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19</w:t>
      </w:r>
      <w:r w:rsidRPr="00580022">
        <w:rPr>
          <w:rFonts w:ascii="Arial" w:hAnsi="Arial" w:cs="Arial"/>
          <w:noProof/>
        </w:rPr>
        <w:tab/>
        <w:t>Stolyar, S.</w:t>
      </w:r>
      <w:r w:rsidRPr="00580022">
        <w:rPr>
          <w:rFonts w:ascii="Arial" w:hAnsi="Arial" w:cs="Arial"/>
          <w:i/>
          <w:noProof/>
        </w:rPr>
        <w:t xml:space="preserve"> et al.</w:t>
      </w:r>
      <w:r w:rsidRPr="00580022">
        <w:rPr>
          <w:rFonts w:ascii="Arial" w:hAnsi="Arial" w:cs="Arial"/>
          <w:noProof/>
        </w:rPr>
        <w:t xml:space="preserve"> Metabolic modeling of a mutualistic microbial community. </w:t>
      </w:r>
      <w:r w:rsidRPr="00580022">
        <w:rPr>
          <w:rFonts w:ascii="Arial" w:hAnsi="Arial" w:cs="Arial"/>
          <w:i/>
          <w:noProof/>
        </w:rPr>
        <w:t>Mol Syst Biol</w:t>
      </w:r>
      <w:r w:rsidRPr="00580022">
        <w:rPr>
          <w:rFonts w:ascii="Arial" w:hAnsi="Arial" w:cs="Arial"/>
          <w:noProof/>
        </w:rPr>
        <w:t xml:space="preserve"> </w:t>
      </w:r>
      <w:r w:rsidRPr="00580022">
        <w:rPr>
          <w:rFonts w:ascii="Arial" w:hAnsi="Arial" w:cs="Arial"/>
          <w:b/>
          <w:noProof/>
        </w:rPr>
        <w:t>3</w:t>
      </w:r>
      <w:r w:rsidRPr="00580022">
        <w:rPr>
          <w:rFonts w:ascii="Arial" w:hAnsi="Arial" w:cs="Arial"/>
          <w:noProof/>
        </w:rPr>
        <w:t>, 92, doi:10.1038/msb4100131 (2007).</w:t>
      </w:r>
    </w:p>
    <w:p w14:paraId="5D221855"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20</w:t>
      </w:r>
      <w:r w:rsidRPr="00580022">
        <w:rPr>
          <w:rFonts w:ascii="Arial" w:hAnsi="Arial" w:cs="Arial"/>
          <w:noProof/>
        </w:rPr>
        <w:tab/>
        <w:t xml:space="preserve">Wintermute, E. H. &amp; Silver, P. A. Emergent cooperation in microbial metabolism. </w:t>
      </w:r>
      <w:r w:rsidRPr="00580022">
        <w:rPr>
          <w:rFonts w:ascii="Arial" w:hAnsi="Arial" w:cs="Arial"/>
          <w:i/>
          <w:noProof/>
        </w:rPr>
        <w:t>Mol Syst Biol</w:t>
      </w:r>
      <w:r w:rsidRPr="00580022">
        <w:rPr>
          <w:rFonts w:ascii="Arial" w:hAnsi="Arial" w:cs="Arial"/>
          <w:noProof/>
        </w:rPr>
        <w:t xml:space="preserve"> </w:t>
      </w:r>
      <w:r w:rsidRPr="00580022">
        <w:rPr>
          <w:rFonts w:ascii="Arial" w:hAnsi="Arial" w:cs="Arial"/>
          <w:b/>
          <w:noProof/>
        </w:rPr>
        <w:t>6</w:t>
      </w:r>
      <w:r w:rsidRPr="00580022">
        <w:rPr>
          <w:rFonts w:ascii="Arial" w:hAnsi="Arial" w:cs="Arial"/>
          <w:noProof/>
        </w:rPr>
        <w:t>, 407, doi:10.1038/msb.2010.66 (2010).</w:t>
      </w:r>
    </w:p>
    <w:p w14:paraId="51EA333C"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21</w:t>
      </w:r>
      <w:r w:rsidRPr="00580022">
        <w:rPr>
          <w:rFonts w:ascii="Arial" w:hAnsi="Arial" w:cs="Arial"/>
          <w:noProof/>
        </w:rPr>
        <w:tab/>
        <w:t>Freilich, S.</w:t>
      </w:r>
      <w:r w:rsidRPr="00580022">
        <w:rPr>
          <w:rFonts w:ascii="Arial" w:hAnsi="Arial" w:cs="Arial"/>
          <w:i/>
          <w:noProof/>
        </w:rPr>
        <w:t xml:space="preserve"> et al.</w:t>
      </w:r>
      <w:r w:rsidRPr="00580022">
        <w:rPr>
          <w:rFonts w:ascii="Arial" w:hAnsi="Arial" w:cs="Arial"/>
          <w:noProof/>
        </w:rPr>
        <w:t xml:space="preserve"> Competitive and cooperative metabolic interactions in bacterial communities. </w:t>
      </w:r>
      <w:r w:rsidRPr="00580022">
        <w:rPr>
          <w:rFonts w:ascii="Arial" w:hAnsi="Arial" w:cs="Arial"/>
          <w:i/>
          <w:noProof/>
        </w:rPr>
        <w:t>Nat Commun</w:t>
      </w:r>
      <w:r w:rsidRPr="00580022">
        <w:rPr>
          <w:rFonts w:ascii="Arial" w:hAnsi="Arial" w:cs="Arial"/>
          <w:noProof/>
        </w:rPr>
        <w:t xml:space="preserve"> </w:t>
      </w:r>
      <w:r w:rsidRPr="00580022">
        <w:rPr>
          <w:rFonts w:ascii="Arial" w:hAnsi="Arial" w:cs="Arial"/>
          <w:b/>
          <w:noProof/>
        </w:rPr>
        <w:t>2</w:t>
      </w:r>
      <w:r w:rsidRPr="00580022">
        <w:rPr>
          <w:rFonts w:ascii="Arial" w:hAnsi="Arial" w:cs="Arial"/>
          <w:noProof/>
        </w:rPr>
        <w:t>, 589, doi:10.1038/ncomms1597 (2011).</w:t>
      </w:r>
    </w:p>
    <w:p w14:paraId="6FB8A62C"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22</w:t>
      </w:r>
      <w:r w:rsidRPr="00580022">
        <w:rPr>
          <w:rFonts w:ascii="Arial" w:hAnsi="Arial" w:cs="Arial"/>
          <w:noProof/>
        </w:rPr>
        <w:tab/>
        <w:t xml:space="preserve">Ponomarova, O. &amp; Patil, K. R. Metabolic interactions in microbial communities: untangling the Gordian knot. </w:t>
      </w:r>
      <w:r w:rsidRPr="00580022">
        <w:rPr>
          <w:rFonts w:ascii="Arial" w:hAnsi="Arial" w:cs="Arial"/>
          <w:i/>
          <w:noProof/>
        </w:rPr>
        <w:t>Curr Opin Microbiol</w:t>
      </w:r>
      <w:r w:rsidRPr="00580022">
        <w:rPr>
          <w:rFonts w:ascii="Arial" w:hAnsi="Arial" w:cs="Arial"/>
          <w:noProof/>
        </w:rPr>
        <w:t xml:space="preserve"> </w:t>
      </w:r>
      <w:r w:rsidRPr="00580022">
        <w:rPr>
          <w:rFonts w:ascii="Arial" w:hAnsi="Arial" w:cs="Arial"/>
          <w:b/>
          <w:noProof/>
        </w:rPr>
        <w:t>27</w:t>
      </w:r>
      <w:r w:rsidRPr="00580022">
        <w:rPr>
          <w:rFonts w:ascii="Arial" w:hAnsi="Arial" w:cs="Arial"/>
          <w:noProof/>
        </w:rPr>
        <w:t>, 37-44, doi:10.1016/j.mib.2015.06.014 (2015).</w:t>
      </w:r>
    </w:p>
    <w:p w14:paraId="3B2B7523"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23</w:t>
      </w:r>
      <w:r w:rsidRPr="00580022">
        <w:rPr>
          <w:rFonts w:ascii="Arial" w:hAnsi="Arial" w:cs="Arial"/>
          <w:noProof/>
        </w:rPr>
        <w:tab/>
        <w:t>Bartell, J. A.</w:t>
      </w:r>
      <w:r w:rsidRPr="00580022">
        <w:rPr>
          <w:rFonts w:ascii="Arial" w:hAnsi="Arial" w:cs="Arial"/>
          <w:i/>
          <w:noProof/>
        </w:rPr>
        <w:t xml:space="preserve"> et al.</w:t>
      </w:r>
      <w:r w:rsidRPr="00580022">
        <w:rPr>
          <w:rFonts w:ascii="Arial" w:hAnsi="Arial" w:cs="Arial"/>
          <w:noProof/>
        </w:rPr>
        <w:t xml:space="preserve"> Reconstruction of the metabolic network of Pseudomonas aeruginosa to interrogate virulence factor synthesis. </w:t>
      </w:r>
      <w:r w:rsidRPr="00580022">
        <w:rPr>
          <w:rFonts w:ascii="Arial" w:hAnsi="Arial" w:cs="Arial"/>
          <w:i/>
          <w:noProof/>
        </w:rPr>
        <w:t>Nat Commun</w:t>
      </w:r>
      <w:r w:rsidRPr="00580022">
        <w:rPr>
          <w:rFonts w:ascii="Arial" w:hAnsi="Arial" w:cs="Arial"/>
          <w:noProof/>
        </w:rPr>
        <w:t xml:space="preserve"> </w:t>
      </w:r>
      <w:r w:rsidRPr="00580022">
        <w:rPr>
          <w:rFonts w:ascii="Arial" w:hAnsi="Arial" w:cs="Arial"/>
          <w:b/>
          <w:noProof/>
        </w:rPr>
        <w:t>8</w:t>
      </w:r>
      <w:r w:rsidRPr="00580022">
        <w:rPr>
          <w:rFonts w:ascii="Arial" w:hAnsi="Arial" w:cs="Arial"/>
          <w:noProof/>
        </w:rPr>
        <w:t>, 14631, doi:10.1038/ncomms14631 (2017).</w:t>
      </w:r>
    </w:p>
    <w:p w14:paraId="680AFB81"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24</w:t>
      </w:r>
      <w:r w:rsidRPr="00580022">
        <w:rPr>
          <w:rFonts w:ascii="Arial" w:hAnsi="Arial" w:cs="Arial"/>
          <w:noProof/>
        </w:rPr>
        <w:tab/>
        <w:t>Ponomarova, O.</w:t>
      </w:r>
      <w:r w:rsidRPr="00580022">
        <w:rPr>
          <w:rFonts w:ascii="Arial" w:hAnsi="Arial" w:cs="Arial"/>
          <w:i/>
          <w:noProof/>
        </w:rPr>
        <w:t xml:space="preserve"> et al.</w:t>
      </w:r>
      <w:r w:rsidRPr="00580022">
        <w:rPr>
          <w:rFonts w:ascii="Arial" w:hAnsi="Arial" w:cs="Arial"/>
          <w:noProof/>
        </w:rPr>
        <w:t xml:space="preserve"> Yeast Creates a Niche for Symbiotic Lactic Acid Bacteria through Nitrogen Overflow. </w:t>
      </w:r>
      <w:r w:rsidRPr="00580022">
        <w:rPr>
          <w:rFonts w:ascii="Arial" w:hAnsi="Arial" w:cs="Arial"/>
          <w:i/>
          <w:noProof/>
        </w:rPr>
        <w:t>Cell Syst</w:t>
      </w:r>
      <w:r w:rsidRPr="00580022">
        <w:rPr>
          <w:rFonts w:ascii="Arial" w:hAnsi="Arial" w:cs="Arial"/>
          <w:noProof/>
        </w:rPr>
        <w:t xml:space="preserve"> </w:t>
      </w:r>
      <w:r w:rsidRPr="00580022">
        <w:rPr>
          <w:rFonts w:ascii="Arial" w:hAnsi="Arial" w:cs="Arial"/>
          <w:b/>
          <w:noProof/>
        </w:rPr>
        <w:t>5</w:t>
      </w:r>
      <w:r w:rsidRPr="00580022">
        <w:rPr>
          <w:rFonts w:ascii="Arial" w:hAnsi="Arial" w:cs="Arial"/>
          <w:noProof/>
        </w:rPr>
        <w:t>, 345-357 e346, doi:10.1016/j.cels.2017.09.002 (2017).</w:t>
      </w:r>
    </w:p>
    <w:p w14:paraId="004EAAA9"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25</w:t>
      </w:r>
      <w:r w:rsidRPr="00580022">
        <w:rPr>
          <w:rFonts w:ascii="Arial" w:hAnsi="Arial" w:cs="Arial"/>
          <w:noProof/>
        </w:rPr>
        <w:tab/>
        <w:t xml:space="preserve">Zomorrodi, A. R. &amp; Maranas, C. D. OptCom: a multi-level optimization framework for the metabolic modeling and analysis of microbial communities. </w:t>
      </w:r>
      <w:r w:rsidRPr="00580022">
        <w:rPr>
          <w:rFonts w:ascii="Arial" w:hAnsi="Arial" w:cs="Arial"/>
          <w:i/>
          <w:noProof/>
        </w:rPr>
        <w:t>PLoS Comput Biol</w:t>
      </w:r>
      <w:r w:rsidRPr="00580022">
        <w:rPr>
          <w:rFonts w:ascii="Arial" w:hAnsi="Arial" w:cs="Arial"/>
          <w:noProof/>
        </w:rPr>
        <w:t xml:space="preserve"> </w:t>
      </w:r>
      <w:r w:rsidRPr="00580022">
        <w:rPr>
          <w:rFonts w:ascii="Arial" w:hAnsi="Arial" w:cs="Arial"/>
          <w:b/>
          <w:noProof/>
        </w:rPr>
        <w:t>8</w:t>
      </w:r>
      <w:r w:rsidRPr="00580022">
        <w:rPr>
          <w:rFonts w:ascii="Arial" w:hAnsi="Arial" w:cs="Arial"/>
          <w:noProof/>
        </w:rPr>
        <w:t>, e1002363, doi:10.1371/journal.pcbi.1002363 (2012).</w:t>
      </w:r>
    </w:p>
    <w:p w14:paraId="1C29FD7E" w14:textId="77777777" w:rsidR="00AC56A9" w:rsidRPr="008637A3" w:rsidRDefault="00AC56A9" w:rsidP="00AC56A9">
      <w:pPr>
        <w:pStyle w:val="EndNoteBibliography"/>
        <w:ind w:left="720" w:hanging="720"/>
        <w:rPr>
          <w:rFonts w:ascii="Arial" w:hAnsi="Arial" w:cs="Arial"/>
          <w:noProof/>
          <w:lang w:val="da-DK"/>
        </w:rPr>
      </w:pPr>
      <w:r w:rsidRPr="00580022">
        <w:rPr>
          <w:rFonts w:ascii="Arial" w:hAnsi="Arial" w:cs="Arial"/>
          <w:noProof/>
        </w:rPr>
        <w:t>26</w:t>
      </w:r>
      <w:r w:rsidRPr="00580022">
        <w:rPr>
          <w:rFonts w:ascii="Arial" w:hAnsi="Arial" w:cs="Arial"/>
          <w:noProof/>
        </w:rPr>
        <w:tab/>
        <w:t xml:space="preserve">Zomorrodi, A. R. &amp; Segre, D. Synthetic Ecology of Microbes: Mathematical Models and Applications. </w:t>
      </w:r>
      <w:r w:rsidRPr="008637A3">
        <w:rPr>
          <w:rFonts w:ascii="Arial" w:hAnsi="Arial" w:cs="Arial"/>
          <w:i/>
          <w:noProof/>
          <w:lang w:val="da-DK"/>
        </w:rPr>
        <w:t>J Mol Biol</w:t>
      </w:r>
      <w:r w:rsidRPr="008637A3">
        <w:rPr>
          <w:rFonts w:ascii="Arial" w:hAnsi="Arial" w:cs="Arial"/>
          <w:noProof/>
          <w:lang w:val="da-DK"/>
        </w:rPr>
        <w:t xml:space="preserve"> </w:t>
      </w:r>
      <w:r w:rsidRPr="008637A3">
        <w:rPr>
          <w:rFonts w:ascii="Arial" w:hAnsi="Arial" w:cs="Arial"/>
          <w:b/>
          <w:noProof/>
          <w:lang w:val="da-DK"/>
        </w:rPr>
        <w:t>428</w:t>
      </w:r>
      <w:r w:rsidRPr="008637A3">
        <w:rPr>
          <w:rFonts w:ascii="Arial" w:hAnsi="Arial" w:cs="Arial"/>
          <w:noProof/>
          <w:lang w:val="da-DK"/>
        </w:rPr>
        <w:t>, 837-861, doi:10.1016/j.jmb.2015.10.019 (2016).</w:t>
      </w:r>
    </w:p>
    <w:p w14:paraId="430347CB" w14:textId="77777777" w:rsidR="00AC56A9" w:rsidRPr="00580022" w:rsidRDefault="00AC56A9" w:rsidP="00AC56A9">
      <w:pPr>
        <w:pStyle w:val="EndNoteBibliography"/>
        <w:ind w:left="720" w:hanging="720"/>
        <w:rPr>
          <w:rFonts w:ascii="Arial" w:hAnsi="Arial" w:cs="Arial"/>
          <w:noProof/>
        </w:rPr>
      </w:pPr>
      <w:r w:rsidRPr="008637A3">
        <w:rPr>
          <w:rFonts w:ascii="Arial" w:hAnsi="Arial" w:cs="Arial"/>
          <w:noProof/>
          <w:lang w:val="da-DK"/>
        </w:rPr>
        <w:t>27</w:t>
      </w:r>
      <w:r w:rsidRPr="008637A3">
        <w:rPr>
          <w:rFonts w:ascii="Arial" w:hAnsi="Arial" w:cs="Arial"/>
          <w:noProof/>
          <w:lang w:val="da-DK"/>
        </w:rPr>
        <w:tab/>
        <w:t>Monk, J. M.</w:t>
      </w:r>
      <w:r w:rsidRPr="008637A3">
        <w:rPr>
          <w:rFonts w:ascii="Arial" w:hAnsi="Arial" w:cs="Arial"/>
          <w:i/>
          <w:noProof/>
          <w:lang w:val="da-DK"/>
        </w:rPr>
        <w:t xml:space="preserve"> et al.</w:t>
      </w:r>
      <w:r w:rsidRPr="008637A3">
        <w:rPr>
          <w:rFonts w:ascii="Arial" w:hAnsi="Arial" w:cs="Arial"/>
          <w:noProof/>
          <w:lang w:val="da-DK"/>
        </w:rPr>
        <w:t xml:space="preserve"> </w:t>
      </w:r>
      <w:r w:rsidRPr="00580022">
        <w:rPr>
          <w:rFonts w:ascii="Arial" w:hAnsi="Arial" w:cs="Arial"/>
          <w:noProof/>
        </w:rPr>
        <w:t xml:space="preserve">Genome-scale metabolic reconstructions of multiple Escherichia coli strains highlight strain-specific adaptations to nutritional environments. </w:t>
      </w:r>
      <w:r w:rsidRPr="00580022">
        <w:rPr>
          <w:rFonts w:ascii="Arial" w:hAnsi="Arial" w:cs="Arial"/>
          <w:i/>
          <w:noProof/>
        </w:rPr>
        <w:t>Proc Natl Acad Sci U S A</w:t>
      </w:r>
      <w:r w:rsidRPr="00580022">
        <w:rPr>
          <w:rFonts w:ascii="Arial" w:hAnsi="Arial" w:cs="Arial"/>
          <w:noProof/>
        </w:rPr>
        <w:t xml:space="preserve"> </w:t>
      </w:r>
      <w:r w:rsidRPr="00580022">
        <w:rPr>
          <w:rFonts w:ascii="Arial" w:hAnsi="Arial" w:cs="Arial"/>
          <w:b/>
          <w:noProof/>
        </w:rPr>
        <w:t>110</w:t>
      </w:r>
      <w:r w:rsidRPr="00580022">
        <w:rPr>
          <w:rFonts w:ascii="Arial" w:hAnsi="Arial" w:cs="Arial"/>
          <w:noProof/>
        </w:rPr>
        <w:t>, 20338-20343, doi:10.1073/pnas.1307797110 (2013).</w:t>
      </w:r>
    </w:p>
    <w:p w14:paraId="6A53226D"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lastRenderedPageBreak/>
        <w:t>28</w:t>
      </w:r>
      <w:r w:rsidRPr="00580022">
        <w:rPr>
          <w:rFonts w:ascii="Arial" w:hAnsi="Arial" w:cs="Arial"/>
          <w:noProof/>
        </w:rPr>
        <w:tab/>
        <w:t>von Mentzer, A.</w:t>
      </w:r>
      <w:r w:rsidRPr="00580022">
        <w:rPr>
          <w:rFonts w:ascii="Arial" w:hAnsi="Arial" w:cs="Arial"/>
          <w:i/>
          <w:noProof/>
        </w:rPr>
        <w:t xml:space="preserve"> et al.</w:t>
      </w:r>
      <w:r w:rsidRPr="00580022">
        <w:rPr>
          <w:rFonts w:ascii="Arial" w:hAnsi="Arial" w:cs="Arial"/>
          <w:noProof/>
        </w:rPr>
        <w:t xml:space="preserve"> Identification of enterotoxigenic Escherichia coli (ETEC) clades with long-term global distribution. </w:t>
      </w:r>
      <w:r w:rsidRPr="00580022">
        <w:rPr>
          <w:rFonts w:ascii="Arial" w:hAnsi="Arial" w:cs="Arial"/>
          <w:i/>
          <w:noProof/>
        </w:rPr>
        <w:t>Nat Genet</w:t>
      </w:r>
      <w:r w:rsidRPr="00580022">
        <w:rPr>
          <w:rFonts w:ascii="Arial" w:hAnsi="Arial" w:cs="Arial"/>
          <w:noProof/>
        </w:rPr>
        <w:t xml:space="preserve"> </w:t>
      </w:r>
      <w:r w:rsidRPr="00580022">
        <w:rPr>
          <w:rFonts w:ascii="Arial" w:hAnsi="Arial" w:cs="Arial"/>
          <w:b/>
          <w:noProof/>
        </w:rPr>
        <w:t>46</w:t>
      </w:r>
      <w:r w:rsidRPr="00580022">
        <w:rPr>
          <w:rFonts w:ascii="Arial" w:hAnsi="Arial" w:cs="Arial"/>
          <w:noProof/>
        </w:rPr>
        <w:t>, 1321-1326, doi:10.1038/ng.3145 (2014).</w:t>
      </w:r>
    </w:p>
    <w:p w14:paraId="0EE2077C"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29</w:t>
      </w:r>
      <w:r w:rsidRPr="00580022">
        <w:rPr>
          <w:rFonts w:ascii="Arial" w:hAnsi="Arial" w:cs="Arial"/>
          <w:noProof/>
        </w:rPr>
        <w:tab/>
        <w:t>Pukatzki, S.</w:t>
      </w:r>
      <w:r w:rsidRPr="00580022">
        <w:rPr>
          <w:rFonts w:ascii="Arial" w:hAnsi="Arial" w:cs="Arial"/>
          <w:i/>
          <w:noProof/>
        </w:rPr>
        <w:t xml:space="preserve"> et al.</w:t>
      </w:r>
      <w:r w:rsidRPr="00580022">
        <w:rPr>
          <w:rFonts w:ascii="Arial" w:hAnsi="Arial" w:cs="Arial"/>
          <w:noProof/>
        </w:rPr>
        <w:t xml:space="preserve"> Identification of a conserved bacterial protein secretion system in Vibrio cholerae using the Dictyostelium host model system. </w:t>
      </w:r>
      <w:r w:rsidRPr="00580022">
        <w:rPr>
          <w:rFonts w:ascii="Arial" w:hAnsi="Arial" w:cs="Arial"/>
          <w:i/>
          <w:noProof/>
        </w:rPr>
        <w:t>Proc Natl Acad Sci U S A</w:t>
      </w:r>
      <w:r w:rsidRPr="00580022">
        <w:rPr>
          <w:rFonts w:ascii="Arial" w:hAnsi="Arial" w:cs="Arial"/>
          <w:noProof/>
        </w:rPr>
        <w:t xml:space="preserve"> </w:t>
      </w:r>
      <w:r w:rsidRPr="00580022">
        <w:rPr>
          <w:rFonts w:ascii="Arial" w:hAnsi="Arial" w:cs="Arial"/>
          <w:b/>
          <w:noProof/>
        </w:rPr>
        <w:t>103</w:t>
      </w:r>
      <w:r w:rsidRPr="00580022">
        <w:rPr>
          <w:rFonts w:ascii="Arial" w:hAnsi="Arial" w:cs="Arial"/>
          <w:noProof/>
        </w:rPr>
        <w:t>, 1528-1533, doi:10.1073/pnas.0510322103 (2006).</w:t>
      </w:r>
    </w:p>
    <w:p w14:paraId="79838250"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30</w:t>
      </w:r>
      <w:r w:rsidRPr="00580022">
        <w:rPr>
          <w:rFonts w:ascii="Arial" w:hAnsi="Arial" w:cs="Arial"/>
          <w:noProof/>
        </w:rPr>
        <w:tab/>
        <w:t xml:space="preserve">Meyer, F., Overbeek, R. &amp; Rodriguez, A. FIGfams: yet another set of protein families. </w:t>
      </w:r>
      <w:r w:rsidRPr="00580022">
        <w:rPr>
          <w:rFonts w:ascii="Arial" w:hAnsi="Arial" w:cs="Arial"/>
          <w:i/>
          <w:noProof/>
        </w:rPr>
        <w:t>Nucleic Acids Res</w:t>
      </w:r>
      <w:r w:rsidRPr="00580022">
        <w:rPr>
          <w:rFonts w:ascii="Arial" w:hAnsi="Arial" w:cs="Arial"/>
          <w:noProof/>
        </w:rPr>
        <w:t xml:space="preserve"> </w:t>
      </w:r>
      <w:r w:rsidRPr="00580022">
        <w:rPr>
          <w:rFonts w:ascii="Arial" w:hAnsi="Arial" w:cs="Arial"/>
          <w:b/>
          <w:noProof/>
        </w:rPr>
        <w:t>37</w:t>
      </w:r>
      <w:r w:rsidRPr="00580022">
        <w:rPr>
          <w:rFonts w:ascii="Arial" w:hAnsi="Arial" w:cs="Arial"/>
          <w:noProof/>
        </w:rPr>
        <w:t>, 6643-6654, doi:10.1093/nar/gkp698 (2009).</w:t>
      </w:r>
    </w:p>
    <w:p w14:paraId="232B1D86"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31</w:t>
      </w:r>
      <w:r w:rsidRPr="00580022">
        <w:rPr>
          <w:rFonts w:ascii="Arial" w:hAnsi="Arial" w:cs="Arial"/>
          <w:noProof/>
        </w:rPr>
        <w:tab/>
        <w:t xml:space="preserve">Falcon, S. &amp; Gentleman, R. Using GOstats to test gene lists for GO term association. </w:t>
      </w:r>
      <w:r w:rsidRPr="00580022">
        <w:rPr>
          <w:rFonts w:ascii="Arial" w:hAnsi="Arial" w:cs="Arial"/>
          <w:i/>
          <w:noProof/>
        </w:rPr>
        <w:t>Bioinformatics</w:t>
      </w:r>
      <w:r w:rsidRPr="00580022">
        <w:rPr>
          <w:rFonts w:ascii="Arial" w:hAnsi="Arial" w:cs="Arial"/>
          <w:noProof/>
        </w:rPr>
        <w:t xml:space="preserve"> </w:t>
      </w:r>
      <w:r w:rsidRPr="00580022">
        <w:rPr>
          <w:rFonts w:ascii="Arial" w:hAnsi="Arial" w:cs="Arial"/>
          <w:b/>
          <w:noProof/>
        </w:rPr>
        <w:t>23</w:t>
      </w:r>
      <w:r w:rsidRPr="00580022">
        <w:rPr>
          <w:rFonts w:ascii="Arial" w:hAnsi="Arial" w:cs="Arial"/>
          <w:noProof/>
        </w:rPr>
        <w:t>, 257-258, doi:10.1093/bioinformatics/btl567 (2007).</w:t>
      </w:r>
    </w:p>
    <w:p w14:paraId="7DD475E7"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32</w:t>
      </w:r>
      <w:r w:rsidRPr="00580022">
        <w:rPr>
          <w:rFonts w:ascii="Arial" w:hAnsi="Arial" w:cs="Arial"/>
          <w:noProof/>
        </w:rPr>
        <w:tab/>
        <w:t xml:space="preserve">Walter, W., Sanchez-Cabo, F. &amp; Ricote, M. GOplot: an R package for visually combining expression data with functional analysis. </w:t>
      </w:r>
      <w:r w:rsidRPr="00580022">
        <w:rPr>
          <w:rFonts w:ascii="Arial" w:hAnsi="Arial" w:cs="Arial"/>
          <w:i/>
          <w:noProof/>
        </w:rPr>
        <w:t>Bioinformatics</w:t>
      </w:r>
      <w:r w:rsidRPr="00580022">
        <w:rPr>
          <w:rFonts w:ascii="Arial" w:hAnsi="Arial" w:cs="Arial"/>
          <w:noProof/>
        </w:rPr>
        <w:t xml:space="preserve"> </w:t>
      </w:r>
      <w:r w:rsidRPr="00580022">
        <w:rPr>
          <w:rFonts w:ascii="Arial" w:hAnsi="Arial" w:cs="Arial"/>
          <w:b/>
          <w:noProof/>
        </w:rPr>
        <w:t>31</w:t>
      </w:r>
      <w:r w:rsidRPr="00580022">
        <w:rPr>
          <w:rFonts w:ascii="Arial" w:hAnsi="Arial" w:cs="Arial"/>
          <w:noProof/>
        </w:rPr>
        <w:t>, 2912-2914, doi:10.1093/bioinformatics/btv300 (2015).</w:t>
      </w:r>
    </w:p>
    <w:p w14:paraId="2671CD15"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33</w:t>
      </w:r>
      <w:r w:rsidRPr="00580022">
        <w:rPr>
          <w:rFonts w:ascii="Arial" w:hAnsi="Arial" w:cs="Arial"/>
          <w:noProof/>
        </w:rPr>
        <w:tab/>
        <w:t xml:space="preserve">Orth, J. D., Thiele, I. &amp; Palsson, B. O. What is flux balance analysis? </w:t>
      </w:r>
      <w:r w:rsidRPr="00580022">
        <w:rPr>
          <w:rFonts w:ascii="Arial" w:hAnsi="Arial" w:cs="Arial"/>
          <w:i/>
          <w:noProof/>
        </w:rPr>
        <w:t>Nat Biotechnol</w:t>
      </w:r>
      <w:r w:rsidRPr="00580022">
        <w:rPr>
          <w:rFonts w:ascii="Arial" w:hAnsi="Arial" w:cs="Arial"/>
          <w:noProof/>
        </w:rPr>
        <w:t xml:space="preserve"> </w:t>
      </w:r>
      <w:r w:rsidRPr="00580022">
        <w:rPr>
          <w:rFonts w:ascii="Arial" w:hAnsi="Arial" w:cs="Arial"/>
          <w:b/>
          <w:noProof/>
        </w:rPr>
        <w:t>28</w:t>
      </w:r>
      <w:r w:rsidRPr="00580022">
        <w:rPr>
          <w:rFonts w:ascii="Arial" w:hAnsi="Arial" w:cs="Arial"/>
          <w:noProof/>
        </w:rPr>
        <w:t>, 245-248, doi:10.1038/nbt.1614 (2010).</w:t>
      </w:r>
    </w:p>
    <w:p w14:paraId="72B590B7" w14:textId="77777777" w:rsidR="00AC56A9" w:rsidRPr="00580022" w:rsidRDefault="00AC56A9" w:rsidP="00AC56A9">
      <w:pPr>
        <w:pStyle w:val="EndNoteBibliography"/>
        <w:ind w:left="720" w:hanging="720"/>
        <w:rPr>
          <w:rFonts w:ascii="Arial" w:hAnsi="Arial" w:cs="Arial"/>
          <w:noProof/>
        </w:rPr>
      </w:pPr>
      <w:r w:rsidRPr="00580022">
        <w:rPr>
          <w:rFonts w:ascii="Arial" w:hAnsi="Arial" w:cs="Arial"/>
          <w:noProof/>
        </w:rPr>
        <w:t>34</w:t>
      </w:r>
      <w:r w:rsidRPr="00580022">
        <w:rPr>
          <w:rFonts w:ascii="Arial" w:hAnsi="Arial" w:cs="Arial"/>
          <w:noProof/>
        </w:rPr>
        <w:tab/>
        <w:t xml:space="preserve">Segre, D., Vitkup, D. &amp; Church, G. M. Analysis of optimality in natural and perturbed metabolic networks. </w:t>
      </w:r>
      <w:r w:rsidRPr="00580022">
        <w:rPr>
          <w:rFonts w:ascii="Arial" w:hAnsi="Arial" w:cs="Arial"/>
          <w:i/>
          <w:noProof/>
        </w:rPr>
        <w:t>Proc Natl Acad Sci U S A</w:t>
      </w:r>
      <w:r w:rsidRPr="00580022">
        <w:rPr>
          <w:rFonts w:ascii="Arial" w:hAnsi="Arial" w:cs="Arial"/>
          <w:noProof/>
        </w:rPr>
        <w:t xml:space="preserve"> </w:t>
      </w:r>
      <w:r w:rsidRPr="00580022">
        <w:rPr>
          <w:rFonts w:ascii="Arial" w:hAnsi="Arial" w:cs="Arial"/>
          <w:b/>
          <w:noProof/>
        </w:rPr>
        <w:t>99</w:t>
      </w:r>
      <w:r w:rsidRPr="00580022">
        <w:rPr>
          <w:rFonts w:ascii="Arial" w:hAnsi="Arial" w:cs="Arial"/>
          <w:noProof/>
        </w:rPr>
        <w:t>, 15112-15117, doi:10.1073/pnas.232349399 (2002).</w:t>
      </w:r>
    </w:p>
    <w:p w14:paraId="47B85A7D" w14:textId="76D55F4A" w:rsidR="0032466F" w:rsidRPr="00580022" w:rsidRDefault="005F162B" w:rsidP="00AC56A9">
      <w:pPr>
        <w:spacing w:line="276" w:lineRule="auto"/>
        <w:jc w:val="both"/>
        <w:rPr>
          <w:rFonts w:ascii="Arial" w:eastAsia="Arial" w:hAnsi="Arial" w:cs="Arial"/>
          <w:sz w:val="22"/>
          <w:szCs w:val="22"/>
        </w:rPr>
      </w:pPr>
      <w:r w:rsidRPr="00580022">
        <w:rPr>
          <w:rFonts w:ascii="Arial" w:eastAsia="Arial" w:hAnsi="Arial" w:cs="Arial"/>
          <w:sz w:val="22"/>
          <w:szCs w:val="22"/>
        </w:rPr>
        <w:fldChar w:fldCharType="end"/>
      </w:r>
    </w:p>
    <w:sectPr w:rsidR="0032466F" w:rsidRPr="00580022">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3" w:author="Microsoft Office User" w:date="2020-02-16T09:17:00Z" w:initials="MOU">
    <w:p w14:paraId="55DFCFDE" w14:textId="1B2AB10B" w:rsidR="002B240A" w:rsidRDefault="002B240A">
      <w:pPr>
        <w:pStyle w:val="CommentText"/>
      </w:pPr>
      <w:r>
        <w:rPr>
          <w:rStyle w:val="CommentReference"/>
        </w:rPr>
        <w:annotationRef/>
      </w:r>
      <w:r>
        <w:t>@vaishnavi: is this still the same ?</w:t>
      </w:r>
    </w:p>
  </w:comment>
  <w:comment w:id="129" w:author="Microsoft Office User" w:date="2020-02-16T09:17:00Z" w:initials="MOU">
    <w:p w14:paraId="71CCD2B8" w14:textId="77777777" w:rsidR="002B240A" w:rsidRDefault="002B240A" w:rsidP="00F733B5">
      <w:pPr>
        <w:pStyle w:val="CommentText"/>
      </w:pPr>
      <w:r>
        <w:rPr>
          <w:rStyle w:val="CommentReference"/>
        </w:rPr>
        <w:annotationRef/>
      </w:r>
      <w:r>
        <w:t>@vaishnavi: is this still the same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DFCFDE" w15:done="0"/>
  <w15:commentEx w15:paraId="71CCD2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DFCFDE" w16cid:durableId="21F38712"/>
  <w16cid:commentId w16cid:paraId="71CCD2B8" w16cid:durableId="2263B2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4B564F"/>
    <w:multiLevelType w:val="hybridMultilevel"/>
    <w:tmpl w:val="C24EB5F8"/>
    <w:lvl w:ilvl="0" w:tplc="797E4106">
      <w:start w:val="1"/>
      <w:numFmt w:val="upperLetter"/>
      <w:lvlText w:val="%1)"/>
      <w:lvlJc w:val="left"/>
      <w:pPr>
        <w:tabs>
          <w:tab w:val="num" w:pos="720"/>
        </w:tabs>
        <w:ind w:left="720" w:hanging="360"/>
      </w:pPr>
    </w:lvl>
    <w:lvl w:ilvl="1" w:tplc="0EDEC40E" w:tentative="1">
      <w:start w:val="1"/>
      <w:numFmt w:val="upperLetter"/>
      <w:lvlText w:val="%2)"/>
      <w:lvlJc w:val="left"/>
      <w:pPr>
        <w:tabs>
          <w:tab w:val="num" w:pos="1440"/>
        </w:tabs>
        <w:ind w:left="1440" w:hanging="360"/>
      </w:pPr>
    </w:lvl>
    <w:lvl w:ilvl="2" w:tplc="C0F055D0" w:tentative="1">
      <w:start w:val="1"/>
      <w:numFmt w:val="upperLetter"/>
      <w:lvlText w:val="%3)"/>
      <w:lvlJc w:val="left"/>
      <w:pPr>
        <w:tabs>
          <w:tab w:val="num" w:pos="2160"/>
        </w:tabs>
        <w:ind w:left="2160" w:hanging="360"/>
      </w:pPr>
    </w:lvl>
    <w:lvl w:ilvl="3" w:tplc="5F046FFE" w:tentative="1">
      <w:start w:val="1"/>
      <w:numFmt w:val="upperLetter"/>
      <w:lvlText w:val="%4)"/>
      <w:lvlJc w:val="left"/>
      <w:pPr>
        <w:tabs>
          <w:tab w:val="num" w:pos="2880"/>
        </w:tabs>
        <w:ind w:left="2880" w:hanging="360"/>
      </w:pPr>
    </w:lvl>
    <w:lvl w:ilvl="4" w:tplc="BB0435E6" w:tentative="1">
      <w:start w:val="1"/>
      <w:numFmt w:val="upperLetter"/>
      <w:lvlText w:val="%5)"/>
      <w:lvlJc w:val="left"/>
      <w:pPr>
        <w:tabs>
          <w:tab w:val="num" w:pos="3600"/>
        </w:tabs>
        <w:ind w:left="3600" w:hanging="360"/>
      </w:pPr>
    </w:lvl>
    <w:lvl w:ilvl="5" w:tplc="21DAEA50" w:tentative="1">
      <w:start w:val="1"/>
      <w:numFmt w:val="upperLetter"/>
      <w:lvlText w:val="%6)"/>
      <w:lvlJc w:val="left"/>
      <w:pPr>
        <w:tabs>
          <w:tab w:val="num" w:pos="4320"/>
        </w:tabs>
        <w:ind w:left="4320" w:hanging="360"/>
      </w:pPr>
    </w:lvl>
    <w:lvl w:ilvl="6" w:tplc="A9C8ECA4" w:tentative="1">
      <w:start w:val="1"/>
      <w:numFmt w:val="upperLetter"/>
      <w:lvlText w:val="%7)"/>
      <w:lvlJc w:val="left"/>
      <w:pPr>
        <w:tabs>
          <w:tab w:val="num" w:pos="5040"/>
        </w:tabs>
        <w:ind w:left="5040" w:hanging="360"/>
      </w:pPr>
    </w:lvl>
    <w:lvl w:ilvl="7" w:tplc="D6B46B6A" w:tentative="1">
      <w:start w:val="1"/>
      <w:numFmt w:val="upperLetter"/>
      <w:lvlText w:val="%8)"/>
      <w:lvlJc w:val="left"/>
      <w:pPr>
        <w:tabs>
          <w:tab w:val="num" w:pos="5760"/>
        </w:tabs>
        <w:ind w:left="5760" w:hanging="360"/>
      </w:pPr>
    </w:lvl>
    <w:lvl w:ilvl="8" w:tplc="2646CC02" w:tentative="1">
      <w:start w:val="1"/>
      <w:numFmt w:val="upperLetter"/>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dd9dte5dxw0oezzsnpra9fve5f9f5z2f90&quot;&gt;My EndNote Library&lt;record-ids&gt;&lt;item&gt;4&lt;/item&gt;&lt;item&gt;6&lt;/item&gt;&lt;item&gt;7&lt;/item&gt;&lt;item&gt;25&lt;/item&gt;&lt;item&gt;26&lt;/item&gt;&lt;item&gt;30&lt;/item&gt;&lt;item&gt;31&lt;/item&gt;&lt;item&gt;33&lt;/item&gt;&lt;item&gt;48&lt;/item&gt;&lt;item&gt;49&lt;/item&gt;&lt;item&gt;71&lt;/item&gt;&lt;item&gt;76&lt;/item&gt;&lt;item&gt;79&lt;/item&gt;&lt;item&gt;116&lt;/item&gt;&lt;item&gt;118&lt;/item&gt;&lt;item&gt;122&lt;/item&gt;&lt;item&gt;127&lt;/item&gt;&lt;item&gt;136&lt;/item&gt;&lt;item&gt;138&lt;/item&gt;&lt;item&gt;142&lt;/item&gt;&lt;item&gt;146&lt;/item&gt;&lt;item&gt;150&lt;/item&gt;&lt;item&gt;151&lt;/item&gt;&lt;item&gt;158&lt;/item&gt;&lt;item&gt;176&lt;/item&gt;&lt;item&gt;177&lt;/item&gt;&lt;item&gt;179&lt;/item&gt;&lt;item&gt;180&lt;/item&gt;&lt;item&gt;181&lt;/item&gt;&lt;item&gt;182&lt;/item&gt;&lt;item&gt;183&lt;/item&gt;&lt;item&gt;188&lt;/item&gt;&lt;item&gt;189&lt;/item&gt;&lt;item&gt;190&lt;/item&gt;&lt;item&gt;191&lt;/item&gt;&lt;item&gt;192&lt;/item&gt;&lt;item&gt;193&lt;/item&gt;&lt;item&gt;194&lt;/item&gt;&lt;/record-ids&gt;&lt;/item&gt;&lt;/Libraries&gt;"/>
  </w:docVars>
  <w:rsids>
    <w:rsidRoot w:val="0032466F"/>
    <w:rsid w:val="00027EA2"/>
    <w:rsid w:val="00061813"/>
    <w:rsid w:val="00073518"/>
    <w:rsid w:val="000B46D9"/>
    <w:rsid w:val="000D3EAF"/>
    <w:rsid w:val="00103BBA"/>
    <w:rsid w:val="00135F3B"/>
    <w:rsid w:val="00167B1F"/>
    <w:rsid w:val="001E06A4"/>
    <w:rsid w:val="0029538A"/>
    <w:rsid w:val="002B240A"/>
    <w:rsid w:val="0032466F"/>
    <w:rsid w:val="00345633"/>
    <w:rsid w:val="00352520"/>
    <w:rsid w:val="00382EAF"/>
    <w:rsid w:val="0045562B"/>
    <w:rsid w:val="00483D12"/>
    <w:rsid w:val="004A58C7"/>
    <w:rsid w:val="00580022"/>
    <w:rsid w:val="0058318A"/>
    <w:rsid w:val="00583C4D"/>
    <w:rsid w:val="005C3B47"/>
    <w:rsid w:val="005D5502"/>
    <w:rsid w:val="005F162B"/>
    <w:rsid w:val="006029CF"/>
    <w:rsid w:val="0062132E"/>
    <w:rsid w:val="00673B8B"/>
    <w:rsid w:val="006E2E7A"/>
    <w:rsid w:val="006F2E59"/>
    <w:rsid w:val="0074438A"/>
    <w:rsid w:val="007A3715"/>
    <w:rsid w:val="008637A3"/>
    <w:rsid w:val="0086453B"/>
    <w:rsid w:val="00907AE1"/>
    <w:rsid w:val="009631A3"/>
    <w:rsid w:val="00974E72"/>
    <w:rsid w:val="00A710A0"/>
    <w:rsid w:val="00A73720"/>
    <w:rsid w:val="00A826E7"/>
    <w:rsid w:val="00AA72DF"/>
    <w:rsid w:val="00AC56A9"/>
    <w:rsid w:val="00AF7FB7"/>
    <w:rsid w:val="00BA1E28"/>
    <w:rsid w:val="00BA7FFC"/>
    <w:rsid w:val="00C51A42"/>
    <w:rsid w:val="00C959AA"/>
    <w:rsid w:val="00CE2388"/>
    <w:rsid w:val="00D505BB"/>
    <w:rsid w:val="00D64FA5"/>
    <w:rsid w:val="00D835EC"/>
    <w:rsid w:val="00EF50CF"/>
    <w:rsid w:val="00F13FEE"/>
    <w:rsid w:val="00F733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7E8FE"/>
  <w15:docId w15:val="{F23F0F15-CB54-344F-B8AA-BCF74796B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Arial" w:eastAsia="Arial" w:hAnsi="Arial" w:cs="Arial"/>
      <w:b/>
      <w:sz w:val="32"/>
      <w:szCs w:val="32"/>
    </w:rPr>
  </w:style>
  <w:style w:type="paragraph" w:styleId="Heading3">
    <w:name w:val="heading 3"/>
    <w:basedOn w:val="Normal"/>
    <w:next w:val="Normal"/>
    <w:uiPriority w:val="9"/>
    <w:unhideWhenUsed/>
    <w:qFormat/>
    <w:pPr>
      <w:keepNext/>
      <w:keepLines/>
      <w:spacing w:before="320" w:after="80"/>
      <w:outlineLvl w:val="2"/>
    </w:pPr>
    <w:rPr>
      <w:rFonts w:ascii="Arial" w:eastAsia="Arial" w:hAnsi="Arial" w:cs="Arial"/>
      <w:b/>
      <w:color w:val="434343"/>
      <w:sz w:val="28"/>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E06A4"/>
    <w:rPr>
      <w:sz w:val="18"/>
      <w:szCs w:val="18"/>
    </w:rPr>
  </w:style>
  <w:style w:type="character" w:customStyle="1" w:styleId="BalloonTextChar">
    <w:name w:val="Balloon Text Char"/>
    <w:basedOn w:val="DefaultParagraphFont"/>
    <w:link w:val="BalloonText"/>
    <w:uiPriority w:val="99"/>
    <w:semiHidden/>
    <w:rsid w:val="001E06A4"/>
    <w:rPr>
      <w:sz w:val="18"/>
      <w:szCs w:val="18"/>
    </w:rPr>
  </w:style>
  <w:style w:type="paragraph" w:customStyle="1" w:styleId="EndNoteBibliographyTitle">
    <w:name w:val="EndNote Bibliography Title"/>
    <w:basedOn w:val="Normal"/>
    <w:link w:val="EndNoteBibliographyTitleChar"/>
    <w:rsid w:val="005F162B"/>
    <w:pPr>
      <w:jc w:val="center"/>
    </w:pPr>
  </w:style>
  <w:style w:type="character" w:customStyle="1" w:styleId="EndNoteBibliographyTitleChar">
    <w:name w:val="EndNote Bibliography Title Char"/>
    <w:basedOn w:val="DefaultParagraphFont"/>
    <w:link w:val="EndNoteBibliographyTitle"/>
    <w:rsid w:val="005F162B"/>
  </w:style>
  <w:style w:type="paragraph" w:customStyle="1" w:styleId="EndNoteBibliography">
    <w:name w:val="EndNote Bibliography"/>
    <w:basedOn w:val="Normal"/>
    <w:link w:val="EndNoteBibliographyChar"/>
    <w:rsid w:val="005F162B"/>
    <w:pPr>
      <w:jc w:val="both"/>
    </w:pPr>
  </w:style>
  <w:style w:type="character" w:customStyle="1" w:styleId="EndNoteBibliographyChar">
    <w:name w:val="EndNote Bibliography Char"/>
    <w:basedOn w:val="DefaultParagraphFont"/>
    <w:link w:val="EndNoteBibliography"/>
    <w:rsid w:val="005F162B"/>
  </w:style>
  <w:style w:type="paragraph" w:styleId="TOC2">
    <w:name w:val="toc 2"/>
    <w:basedOn w:val="Normal"/>
    <w:next w:val="Normal"/>
    <w:autoRedefine/>
    <w:uiPriority w:val="39"/>
    <w:unhideWhenUsed/>
    <w:rsid w:val="00AF7FB7"/>
    <w:pPr>
      <w:spacing w:after="100"/>
      <w:ind w:left="240"/>
    </w:pPr>
  </w:style>
  <w:style w:type="paragraph" w:styleId="TOC3">
    <w:name w:val="toc 3"/>
    <w:basedOn w:val="Normal"/>
    <w:next w:val="Normal"/>
    <w:autoRedefine/>
    <w:uiPriority w:val="39"/>
    <w:unhideWhenUsed/>
    <w:rsid w:val="00AF7FB7"/>
    <w:pPr>
      <w:spacing w:after="100"/>
      <w:ind w:left="480"/>
    </w:pPr>
  </w:style>
  <w:style w:type="character" w:styleId="Hyperlink">
    <w:name w:val="Hyperlink"/>
    <w:basedOn w:val="DefaultParagraphFont"/>
    <w:uiPriority w:val="99"/>
    <w:unhideWhenUsed/>
    <w:rsid w:val="00AF7FB7"/>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BA7FFC"/>
    <w:rPr>
      <w:b/>
      <w:bCs/>
    </w:rPr>
  </w:style>
  <w:style w:type="character" w:customStyle="1" w:styleId="CommentSubjectChar">
    <w:name w:val="Comment Subject Char"/>
    <w:basedOn w:val="CommentTextChar"/>
    <w:link w:val="CommentSubject"/>
    <w:uiPriority w:val="99"/>
    <w:semiHidden/>
    <w:rsid w:val="00BA7FFC"/>
    <w:rPr>
      <w:b/>
      <w:bCs/>
      <w:sz w:val="20"/>
      <w:szCs w:val="20"/>
    </w:rPr>
  </w:style>
  <w:style w:type="paragraph" w:styleId="ListParagraph">
    <w:name w:val="List Paragraph"/>
    <w:basedOn w:val="Normal"/>
    <w:uiPriority w:val="34"/>
    <w:qFormat/>
    <w:rsid w:val="00483D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494160">
      <w:bodyDiv w:val="1"/>
      <w:marLeft w:val="0"/>
      <w:marRight w:val="0"/>
      <w:marTop w:val="0"/>
      <w:marBottom w:val="0"/>
      <w:divBdr>
        <w:top w:val="none" w:sz="0" w:space="0" w:color="auto"/>
        <w:left w:val="none" w:sz="0" w:space="0" w:color="auto"/>
        <w:bottom w:val="none" w:sz="0" w:space="0" w:color="auto"/>
        <w:right w:val="none" w:sz="0" w:space="0" w:color="auto"/>
      </w:divBdr>
    </w:div>
    <w:div w:id="1430739121">
      <w:bodyDiv w:val="1"/>
      <w:marLeft w:val="0"/>
      <w:marRight w:val="0"/>
      <w:marTop w:val="0"/>
      <w:marBottom w:val="0"/>
      <w:divBdr>
        <w:top w:val="none" w:sz="0" w:space="0" w:color="auto"/>
        <w:left w:val="none" w:sz="0" w:space="0" w:color="auto"/>
        <w:bottom w:val="none" w:sz="0" w:space="0" w:color="auto"/>
        <w:right w:val="none" w:sz="0" w:space="0" w:color="auto"/>
      </w:divBdr>
      <w:divsChild>
        <w:div w:id="2006085262">
          <w:marLeft w:val="360"/>
          <w:marRight w:val="0"/>
          <w:marTop w:val="0"/>
          <w:marBottom w:val="0"/>
          <w:divBdr>
            <w:top w:val="none" w:sz="0" w:space="0" w:color="auto"/>
            <w:left w:val="none" w:sz="0" w:space="0" w:color="auto"/>
            <w:bottom w:val="none" w:sz="0" w:space="0" w:color="auto"/>
            <w:right w:val="none" w:sz="0" w:space="0" w:color="auto"/>
          </w:divBdr>
        </w:div>
      </w:divsChild>
    </w:div>
    <w:div w:id="1809318346">
      <w:bodyDiv w:val="1"/>
      <w:marLeft w:val="0"/>
      <w:marRight w:val="0"/>
      <w:marTop w:val="0"/>
      <w:marBottom w:val="0"/>
      <w:divBdr>
        <w:top w:val="none" w:sz="0" w:space="0" w:color="auto"/>
        <w:left w:val="none" w:sz="0" w:space="0" w:color="auto"/>
        <w:bottom w:val="none" w:sz="0" w:space="0" w:color="auto"/>
        <w:right w:val="none" w:sz="0" w:space="0" w:color="auto"/>
      </w:divBdr>
    </w:div>
    <w:div w:id="1941596553">
      <w:bodyDiv w:val="1"/>
      <w:marLeft w:val="0"/>
      <w:marRight w:val="0"/>
      <w:marTop w:val="0"/>
      <w:marBottom w:val="0"/>
      <w:divBdr>
        <w:top w:val="none" w:sz="0" w:space="0" w:color="auto"/>
        <w:left w:val="none" w:sz="0" w:space="0" w:color="auto"/>
        <w:bottom w:val="none" w:sz="0" w:space="0" w:color="auto"/>
        <w:right w:val="none" w:sz="0" w:space="0" w:color="auto"/>
      </w:divBdr>
      <w:divsChild>
        <w:div w:id="525363914">
          <w:marLeft w:val="3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uniprot.org/taxonomy/243277" TargetMode="External"/><Relationship Id="rId18" Type="http://schemas.openxmlformats.org/officeDocument/2006/relationships/hyperlink" Target="https://www.uniprot.org/uniprot/A0A0E4CEI8"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emf"/><Relationship Id="rId7" Type="http://schemas.openxmlformats.org/officeDocument/2006/relationships/hyperlink" Target="mailto:ivan.mijakovic@chalmers.se" TargetMode="External"/><Relationship Id="rId12" Type="http://schemas.openxmlformats.org/officeDocument/2006/relationships/image" Target="media/image2.emf"/><Relationship Id="rId17" Type="http://schemas.openxmlformats.org/officeDocument/2006/relationships/hyperlink" Target="http://bigg.ucsd.edu/models/iJO1366/genes/b0131"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uniprot.org/uniprot/A0A0H6LT34" TargetMode="External"/><Relationship Id="rId20" Type="http://schemas.openxmlformats.org/officeDocument/2006/relationships/hyperlink" Target="https://www.ebi.ac.uk/biomodels-main/BMID00000014088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ivan.mijakovic@chalmers.se" TargetMode="Externa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hyperlink" Target="mailto:takashi.gojobori@kaust.edu.sa" TargetMode="External"/><Relationship Id="rId15" Type="http://schemas.openxmlformats.org/officeDocument/2006/relationships/hyperlink" Target="https://www.uniprot.org/uniprot/Q9KQH8" TargetMode="External"/><Relationship Id="rId23" Type="http://schemas.openxmlformats.org/officeDocument/2006/relationships/image" Target="media/image5.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ogee.medgenius.info/browse/"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www.uniprot.org/taxonomy/243277"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20</Pages>
  <Words>13194</Words>
  <Characters>75207</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Ravikumar</dc:creator>
  <cp:lastModifiedBy>Microsoft Office User</cp:lastModifiedBy>
  <cp:revision>15</cp:revision>
  <dcterms:created xsi:type="dcterms:W3CDTF">2020-01-03T12:42:00Z</dcterms:created>
  <dcterms:modified xsi:type="dcterms:W3CDTF">2020-06-11T02:28:00Z</dcterms:modified>
</cp:coreProperties>
</file>